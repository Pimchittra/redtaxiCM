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D97B53"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Chapter 3</w:t>
      </w:r>
    </w:p>
    <w:p w14:paraId="445CE9EE" w14:textId="77777777" w:rsidR="007550F6" w:rsidRPr="0017559A" w:rsidRDefault="007550F6" w:rsidP="007550F6">
      <w:pPr>
        <w:jc w:val="center"/>
        <w:rPr>
          <w:rFonts w:ascii="Times New Roman" w:hAnsi="Times New Roman" w:cs="Times New Roman"/>
          <w:b/>
          <w:bCs/>
          <w:sz w:val="32"/>
          <w:szCs w:val="40"/>
        </w:rPr>
      </w:pPr>
    </w:p>
    <w:p w14:paraId="3B8733F1" w14:textId="77777777" w:rsidR="00971CAB"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Software Requirement Specification</w:t>
      </w:r>
    </w:p>
    <w:p w14:paraId="4CE06E48" w14:textId="77777777" w:rsidR="007550F6" w:rsidRPr="0017559A" w:rsidRDefault="007550F6" w:rsidP="007550F6">
      <w:pPr>
        <w:jc w:val="center"/>
        <w:rPr>
          <w:rFonts w:ascii="Times New Roman" w:hAnsi="Times New Roman" w:cs="Times New Roman"/>
          <w:b/>
          <w:bCs/>
          <w:sz w:val="32"/>
          <w:szCs w:val="40"/>
        </w:rPr>
      </w:pPr>
    </w:p>
    <w:p w14:paraId="58F38FCE" w14:textId="77777777" w:rsidR="007550F6" w:rsidRPr="0017559A" w:rsidRDefault="007550F6" w:rsidP="007550F6">
      <w:pPr>
        <w:jc w:val="center"/>
        <w:rPr>
          <w:rFonts w:ascii="Times New Roman" w:hAnsi="Times New Roman" w:cs="Times New Roman"/>
          <w:b/>
          <w:bCs/>
          <w:sz w:val="32"/>
          <w:szCs w:val="40"/>
        </w:rPr>
      </w:pPr>
    </w:p>
    <w:p w14:paraId="12E0AEE6" w14:textId="77777777" w:rsidR="007550F6" w:rsidRPr="0017559A" w:rsidRDefault="007550F6" w:rsidP="007550F6">
      <w:pPr>
        <w:jc w:val="center"/>
        <w:rPr>
          <w:rFonts w:ascii="Times New Roman" w:hAnsi="Times New Roman" w:cs="Times New Roman"/>
          <w:b/>
          <w:bCs/>
          <w:sz w:val="32"/>
          <w:szCs w:val="40"/>
        </w:rPr>
      </w:pPr>
    </w:p>
    <w:p w14:paraId="50A277F5" w14:textId="77777777" w:rsidR="007550F6" w:rsidRPr="0017559A" w:rsidRDefault="007550F6" w:rsidP="007550F6">
      <w:pPr>
        <w:jc w:val="center"/>
        <w:rPr>
          <w:rFonts w:ascii="Times New Roman" w:hAnsi="Times New Roman" w:cs="Times New Roman"/>
          <w:b/>
          <w:bCs/>
          <w:sz w:val="32"/>
          <w:szCs w:val="40"/>
        </w:rPr>
      </w:pPr>
    </w:p>
    <w:p w14:paraId="03E0DA02" w14:textId="77777777" w:rsidR="007550F6" w:rsidRPr="0017559A" w:rsidRDefault="007550F6" w:rsidP="007550F6">
      <w:pPr>
        <w:jc w:val="center"/>
        <w:rPr>
          <w:rFonts w:ascii="Times New Roman" w:hAnsi="Times New Roman" w:cs="Times New Roman"/>
          <w:b/>
          <w:bCs/>
          <w:sz w:val="32"/>
          <w:szCs w:val="40"/>
        </w:rPr>
      </w:pPr>
    </w:p>
    <w:p w14:paraId="641836B2" w14:textId="77777777" w:rsidR="007550F6" w:rsidRPr="0017559A" w:rsidRDefault="007550F6" w:rsidP="007550F6">
      <w:pPr>
        <w:jc w:val="center"/>
        <w:rPr>
          <w:rFonts w:ascii="Times New Roman" w:hAnsi="Times New Roman" w:cs="Times New Roman"/>
          <w:b/>
          <w:bCs/>
          <w:sz w:val="32"/>
          <w:szCs w:val="40"/>
        </w:rPr>
      </w:pPr>
    </w:p>
    <w:p w14:paraId="0FF73ECE" w14:textId="77777777" w:rsidR="007550F6" w:rsidRPr="0017559A" w:rsidRDefault="007550F6" w:rsidP="007550F6">
      <w:pPr>
        <w:jc w:val="center"/>
        <w:rPr>
          <w:rFonts w:ascii="Times New Roman" w:hAnsi="Times New Roman" w:cs="Times New Roman"/>
          <w:b/>
          <w:bCs/>
          <w:sz w:val="32"/>
          <w:szCs w:val="40"/>
        </w:rPr>
      </w:pPr>
    </w:p>
    <w:p w14:paraId="1B312D25" w14:textId="77777777" w:rsidR="007550F6" w:rsidRPr="0017559A" w:rsidRDefault="007550F6" w:rsidP="007550F6">
      <w:pPr>
        <w:jc w:val="center"/>
        <w:rPr>
          <w:rFonts w:ascii="Times New Roman" w:hAnsi="Times New Roman" w:cs="Times New Roman"/>
          <w:b/>
          <w:bCs/>
          <w:sz w:val="32"/>
          <w:szCs w:val="40"/>
        </w:rPr>
      </w:pPr>
    </w:p>
    <w:p w14:paraId="489DA2C8" w14:textId="77777777" w:rsidR="007550F6" w:rsidRPr="0017559A" w:rsidRDefault="007550F6" w:rsidP="007550F6">
      <w:pPr>
        <w:jc w:val="center"/>
        <w:rPr>
          <w:rFonts w:ascii="Times New Roman" w:hAnsi="Times New Roman" w:cs="Times New Roman"/>
          <w:b/>
          <w:bCs/>
          <w:sz w:val="32"/>
          <w:szCs w:val="40"/>
        </w:rPr>
      </w:pPr>
    </w:p>
    <w:p w14:paraId="627AB14A" w14:textId="77777777" w:rsidR="007550F6" w:rsidRPr="0017559A" w:rsidRDefault="007550F6" w:rsidP="007550F6">
      <w:pPr>
        <w:jc w:val="center"/>
        <w:rPr>
          <w:rFonts w:ascii="Times New Roman" w:hAnsi="Times New Roman" w:cs="Times New Roman"/>
          <w:b/>
          <w:bCs/>
          <w:sz w:val="32"/>
          <w:szCs w:val="40"/>
        </w:rPr>
      </w:pPr>
    </w:p>
    <w:p w14:paraId="17F04D89" w14:textId="77777777" w:rsidR="007550F6" w:rsidRPr="0017559A" w:rsidRDefault="007550F6">
      <w:pPr>
        <w:rPr>
          <w:rFonts w:ascii="Times New Roman" w:hAnsi="Times New Roman" w:cs="Times New Roman"/>
          <w:b/>
          <w:bCs/>
          <w:sz w:val="32"/>
          <w:szCs w:val="40"/>
        </w:rPr>
      </w:pPr>
      <w:r w:rsidRPr="0017559A">
        <w:rPr>
          <w:rFonts w:ascii="Times New Roman" w:hAnsi="Times New Roman" w:cs="Times New Roman"/>
          <w:b/>
          <w:bCs/>
          <w:sz w:val="32"/>
          <w:szCs w:val="40"/>
        </w:rPr>
        <w:br w:type="page"/>
      </w:r>
    </w:p>
    <w:p w14:paraId="78DB3897" w14:textId="77777777" w:rsidR="007550F6" w:rsidRPr="0017559A" w:rsidRDefault="007550F6" w:rsidP="007550F6">
      <w:pPr>
        <w:jc w:val="center"/>
        <w:rPr>
          <w:rFonts w:ascii="Times New Roman" w:hAnsi="Times New Roman" w:cs="Times New Roman"/>
          <w:b/>
          <w:bCs/>
          <w:sz w:val="72"/>
          <w:szCs w:val="144"/>
        </w:rPr>
      </w:pPr>
      <w:r w:rsidRPr="0017559A">
        <w:rPr>
          <w:rFonts w:ascii="Times New Roman" w:hAnsi="Times New Roman" w:cs="Times New Roman"/>
          <w:b/>
          <w:bCs/>
          <w:sz w:val="72"/>
          <w:szCs w:val="144"/>
        </w:rPr>
        <w:lastRenderedPageBreak/>
        <w:t>Chiang Mai Red Taxi</w:t>
      </w:r>
    </w:p>
    <w:p w14:paraId="0D16DF10" w14:textId="77777777" w:rsidR="007550F6" w:rsidRPr="0017559A" w:rsidRDefault="007550F6" w:rsidP="007550F6">
      <w:pPr>
        <w:jc w:val="center"/>
        <w:rPr>
          <w:rFonts w:ascii="Times New Roman" w:hAnsi="Times New Roman" w:cs="Times New Roman"/>
          <w:b/>
          <w:bCs/>
          <w:sz w:val="72"/>
          <w:szCs w:val="144"/>
        </w:rPr>
      </w:pPr>
      <w:r w:rsidRPr="0017559A">
        <w:rPr>
          <w:rFonts w:ascii="Times New Roman" w:hAnsi="Times New Roman" w:cs="Times New Roman"/>
          <w:b/>
          <w:bCs/>
          <w:sz w:val="72"/>
          <w:szCs w:val="144"/>
        </w:rPr>
        <w:t>Service Assistant</w:t>
      </w:r>
    </w:p>
    <w:p w14:paraId="417812FF" w14:textId="77777777" w:rsidR="007550F6" w:rsidRPr="0017559A" w:rsidRDefault="007550F6" w:rsidP="007550F6">
      <w:pPr>
        <w:jc w:val="center"/>
        <w:rPr>
          <w:rFonts w:ascii="Times New Roman" w:hAnsi="Times New Roman" w:cs="Times New Roman"/>
          <w:b/>
          <w:bCs/>
          <w:sz w:val="32"/>
          <w:szCs w:val="40"/>
        </w:rPr>
      </w:pPr>
    </w:p>
    <w:p w14:paraId="367DA498" w14:textId="77777777" w:rsidR="007550F6" w:rsidRPr="0017559A" w:rsidRDefault="007550F6" w:rsidP="007550F6">
      <w:pPr>
        <w:rPr>
          <w:rFonts w:ascii="Times New Roman" w:hAnsi="Times New Roman" w:cs="Times New Roman"/>
          <w:b/>
          <w:bCs/>
          <w:sz w:val="32"/>
          <w:szCs w:val="40"/>
        </w:rPr>
      </w:pPr>
    </w:p>
    <w:p w14:paraId="0D201A89"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Project Proposal</w:t>
      </w:r>
    </w:p>
    <w:p w14:paraId="23A6BFE8" w14:textId="77777777" w:rsidR="007550F6" w:rsidRPr="0017559A" w:rsidRDefault="007550F6" w:rsidP="007550F6">
      <w:pPr>
        <w:jc w:val="center"/>
        <w:rPr>
          <w:rFonts w:ascii="Times New Roman" w:hAnsi="Times New Roman" w:cs="Times New Roman"/>
          <w:b/>
          <w:bCs/>
          <w:sz w:val="32"/>
          <w:szCs w:val="40"/>
        </w:rPr>
      </w:pPr>
    </w:p>
    <w:p w14:paraId="4F1CDB5B"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By</w:t>
      </w:r>
    </w:p>
    <w:p w14:paraId="2118151E"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 xml:space="preserve">Miss. </w:t>
      </w:r>
      <w:proofErr w:type="spellStart"/>
      <w:r w:rsidRPr="0017559A">
        <w:rPr>
          <w:rFonts w:ascii="Times New Roman" w:hAnsi="Times New Roman" w:cs="Times New Roman"/>
          <w:b/>
          <w:bCs/>
          <w:sz w:val="32"/>
          <w:szCs w:val="40"/>
        </w:rPr>
        <w:t>Kanittee</w:t>
      </w:r>
      <w:proofErr w:type="spellEnd"/>
      <w:r w:rsidRPr="0017559A">
        <w:rPr>
          <w:rFonts w:ascii="Times New Roman" w:hAnsi="Times New Roman" w:cs="Times New Roman"/>
          <w:b/>
          <w:bCs/>
          <w:sz w:val="32"/>
          <w:szCs w:val="40"/>
        </w:rPr>
        <w:t xml:space="preserve"> </w:t>
      </w:r>
      <w:proofErr w:type="spellStart"/>
      <w:r w:rsidRPr="0017559A">
        <w:rPr>
          <w:rFonts w:ascii="Times New Roman" w:hAnsi="Times New Roman" w:cs="Times New Roman"/>
          <w:b/>
          <w:bCs/>
          <w:sz w:val="32"/>
          <w:szCs w:val="40"/>
        </w:rPr>
        <w:t>Hongron</w:t>
      </w:r>
      <w:proofErr w:type="spellEnd"/>
      <w:r w:rsidRPr="0017559A">
        <w:rPr>
          <w:rFonts w:ascii="Times New Roman" w:hAnsi="Times New Roman" w:cs="Times New Roman"/>
          <w:b/>
          <w:bCs/>
          <w:sz w:val="32"/>
          <w:szCs w:val="40"/>
        </w:rPr>
        <w:t xml:space="preserve"> 542115003</w:t>
      </w:r>
    </w:p>
    <w:p w14:paraId="33EED852"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 xml:space="preserve">Miss. </w:t>
      </w:r>
      <w:proofErr w:type="spellStart"/>
      <w:r w:rsidRPr="0017559A">
        <w:rPr>
          <w:rFonts w:ascii="Times New Roman" w:hAnsi="Times New Roman" w:cs="Times New Roman"/>
          <w:b/>
          <w:bCs/>
          <w:sz w:val="32"/>
          <w:szCs w:val="40"/>
        </w:rPr>
        <w:t>Pimchittra</w:t>
      </w:r>
      <w:proofErr w:type="spellEnd"/>
      <w:r w:rsidRPr="0017559A">
        <w:rPr>
          <w:rFonts w:ascii="Times New Roman" w:hAnsi="Times New Roman" w:cs="Times New Roman"/>
          <w:b/>
          <w:bCs/>
          <w:sz w:val="32"/>
          <w:szCs w:val="40"/>
        </w:rPr>
        <w:t xml:space="preserve"> </w:t>
      </w:r>
      <w:proofErr w:type="spellStart"/>
      <w:r w:rsidRPr="0017559A">
        <w:rPr>
          <w:rFonts w:ascii="Times New Roman" w:hAnsi="Times New Roman" w:cs="Times New Roman"/>
          <w:b/>
          <w:bCs/>
          <w:sz w:val="32"/>
          <w:szCs w:val="40"/>
        </w:rPr>
        <w:t>Sukkasem</w:t>
      </w:r>
      <w:proofErr w:type="spellEnd"/>
      <w:r w:rsidRPr="0017559A">
        <w:rPr>
          <w:rFonts w:ascii="Times New Roman" w:hAnsi="Times New Roman" w:cs="Times New Roman"/>
          <w:b/>
          <w:bCs/>
          <w:sz w:val="32"/>
          <w:szCs w:val="40"/>
        </w:rPr>
        <w:t xml:space="preserve"> 542115042</w:t>
      </w:r>
    </w:p>
    <w:p w14:paraId="6CED9302" w14:textId="77777777" w:rsidR="007550F6" w:rsidRPr="0017559A" w:rsidRDefault="007550F6" w:rsidP="007550F6">
      <w:pPr>
        <w:jc w:val="center"/>
        <w:rPr>
          <w:rFonts w:ascii="Times New Roman" w:hAnsi="Times New Roman" w:cs="Times New Roman"/>
          <w:b/>
          <w:bCs/>
          <w:sz w:val="32"/>
          <w:szCs w:val="40"/>
        </w:rPr>
      </w:pPr>
    </w:p>
    <w:p w14:paraId="712DB008" w14:textId="77777777" w:rsidR="007550F6" w:rsidRPr="0017559A" w:rsidRDefault="007550F6" w:rsidP="007550F6">
      <w:pPr>
        <w:jc w:val="center"/>
        <w:rPr>
          <w:rFonts w:ascii="Times New Roman" w:hAnsi="Times New Roman" w:cs="Times New Roman"/>
          <w:b/>
          <w:bCs/>
          <w:sz w:val="32"/>
          <w:szCs w:val="40"/>
        </w:rPr>
      </w:pPr>
    </w:p>
    <w:p w14:paraId="00C709F0"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Department of Software Engineering</w:t>
      </w:r>
    </w:p>
    <w:p w14:paraId="6ED4E65F"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College of Arts, Media and Technology</w:t>
      </w:r>
    </w:p>
    <w:p w14:paraId="7896AE77"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Chiang Mai University</w:t>
      </w:r>
    </w:p>
    <w:p w14:paraId="47AFFC72" w14:textId="77777777" w:rsidR="007550F6" w:rsidRPr="0017559A" w:rsidRDefault="007550F6" w:rsidP="007550F6">
      <w:pPr>
        <w:jc w:val="center"/>
        <w:rPr>
          <w:rFonts w:ascii="Times New Roman" w:hAnsi="Times New Roman" w:cs="Times New Roman"/>
          <w:b/>
          <w:bCs/>
          <w:sz w:val="32"/>
          <w:szCs w:val="40"/>
        </w:rPr>
      </w:pPr>
    </w:p>
    <w:p w14:paraId="45748CF0" w14:textId="77777777" w:rsidR="007550F6" w:rsidRPr="0017559A" w:rsidRDefault="007550F6" w:rsidP="007550F6">
      <w:pPr>
        <w:jc w:val="center"/>
        <w:rPr>
          <w:rFonts w:ascii="Times New Roman" w:hAnsi="Times New Roman" w:cs="Times New Roman"/>
          <w:b/>
          <w:bCs/>
          <w:sz w:val="32"/>
          <w:szCs w:val="40"/>
        </w:rPr>
      </w:pPr>
    </w:p>
    <w:p w14:paraId="234F9FC4"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Project Advisor</w:t>
      </w:r>
    </w:p>
    <w:p w14:paraId="40B0EE1B" w14:textId="77777777" w:rsidR="007550F6" w:rsidRPr="0017559A" w:rsidRDefault="007550F6" w:rsidP="007550F6">
      <w:pPr>
        <w:rPr>
          <w:rFonts w:ascii="Times New Roman" w:hAnsi="Times New Roman" w:cs="Times New Roman"/>
          <w:b/>
          <w:bCs/>
          <w:sz w:val="32"/>
          <w:szCs w:val="40"/>
        </w:rPr>
      </w:pPr>
    </w:p>
    <w:p w14:paraId="5EAB5BB9"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Ms. Yun Rim Park</w:t>
      </w:r>
    </w:p>
    <w:p w14:paraId="6EEAA0D8" w14:textId="77777777" w:rsidR="007550F6" w:rsidRPr="0017559A" w:rsidRDefault="007550F6">
      <w:pPr>
        <w:rPr>
          <w:rFonts w:ascii="Times New Roman" w:hAnsi="Times New Roman" w:cs="Times New Roman"/>
          <w:b/>
          <w:bCs/>
          <w:sz w:val="32"/>
          <w:szCs w:val="40"/>
        </w:rPr>
      </w:pPr>
      <w:r w:rsidRPr="0017559A">
        <w:rPr>
          <w:rFonts w:ascii="Times New Roman" w:hAnsi="Times New Roman" w:cs="Times New Roman"/>
          <w:b/>
          <w:bCs/>
          <w:sz w:val="32"/>
          <w:szCs w:val="40"/>
        </w:rPr>
        <w:br w:type="page"/>
      </w:r>
    </w:p>
    <w:tbl>
      <w:tblPr>
        <w:tblStyle w:val="TableGrid"/>
        <w:tblW w:w="0" w:type="auto"/>
        <w:tblLook w:val="04A0" w:firstRow="1" w:lastRow="0" w:firstColumn="1" w:lastColumn="0" w:noHBand="0" w:noVBand="1"/>
      </w:tblPr>
      <w:tblGrid>
        <w:gridCol w:w="1609"/>
        <w:gridCol w:w="1541"/>
        <w:gridCol w:w="2829"/>
        <w:gridCol w:w="1696"/>
        <w:gridCol w:w="1567"/>
      </w:tblGrid>
      <w:tr w:rsidR="007550F6" w:rsidRPr="0017559A" w14:paraId="643E0631" w14:textId="77777777" w:rsidTr="00CC7CA2">
        <w:tc>
          <w:tcPr>
            <w:tcW w:w="9242" w:type="dxa"/>
            <w:gridSpan w:val="5"/>
          </w:tcPr>
          <w:p w14:paraId="3A297A1A" w14:textId="77777777" w:rsidR="007550F6" w:rsidRPr="0017559A" w:rsidRDefault="007550F6" w:rsidP="007550F6">
            <w:pPr>
              <w:rPr>
                <w:rFonts w:ascii="Times New Roman" w:hAnsi="Times New Roman" w:cs="Times New Roman"/>
                <w:b/>
                <w:bCs/>
                <w:sz w:val="32"/>
                <w:szCs w:val="40"/>
              </w:rPr>
            </w:pPr>
            <w:r w:rsidRPr="0017559A">
              <w:rPr>
                <w:rFonts w:ascii="Times New Roman" w:hAnsi="Times New Roman" w:cs="Times New Roman"/>
                <w:b/>
                <w:bCs/>
                <w:sz w:val="44"/>
                <w:szCs w:val="52"/>
              </w:rPr>
              <w:lastRenderedPageBreak/>
              <w:t xml:space="preserve">Document History </w:t>
            </w:r>
          </w:p>
        </w:tc>
      </w:tr>
      <w:tr w:rsidR="007550F6" w:rsidRPr="0017559A" w14:paraId="3580E6F6" w14:textId="77777777" w:rsidTr="00CC7CA2">
        <w:tc>
          <w:tcPr>
            <w:tcW w:w="1848" w:type="dxa"/>
          </w:tcPr>
          <w:p w14:paraId="3A808255"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Version</w:t>
            </w:r>
          </w:p>
          <w:p w14:paraId="6F14CC5F"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Number</w:t>
            </w:r>
          </w:p>
        </w:tc>
        <w:tc>
          <w:tcPr>
            <w:tcW w:w="1848" w:type="dxa"/>
          </w:tcPr>
          <w:p w14:paraId="0BF13C05"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Record Date</w:t>
            </w:r>
          </w:p>
        </w:tc>
        <w:tc>
          <w:tcPr>
            <w:tcW w:w="1848" w:type="dxa"/>
          </w:tcPr>
          <w:p w14:paraId="409847AF"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Prepared/Modified By</w:t>
            </w:r>
          </w:p>
        </w:tc>
        <w:tc>
          <w:tcPr>
            <w:tcW w:w="1849" w:type="dxa"/>
          </w:tcPr>
          <w:p w14:paraId="2D02E36F"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Reviewed</w:t>
            </w:r>
          </w:p>
          <w:p w14:paraId="62DBF183"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By</w:t>
            </w:r>
          </w:p>
          <w:p w14:paraId="2ACD26C7" w14:textId="77777777" w:rsidR="007550F6" w:rsidRPr="0017559A" w:rsidRDefault="007550F6" w:rsidP="007550F6">
            <w:pPr>
              <w:jc w:val="center"/>
              <w:rPr>
                <w:rFonts w:ascii="Times New Roman" w:hAnsi="Times New Roman" w:cs="Times New Roman"/>
                <w:b/>
                <w:bCs/>
                <w:sz w:val="32"/>
                <w:szCs w:val="40"/>
              </w:rPr>
            </w:pPr>
          </w:p>
        </w:tc>
        <w:tc>
          <w:tcPr>
            <w:tcW w:w="1849" w:type="dxa"/>
          </w:tcPr>
          <w:p w14:paraId="1B556142"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t>Change Details</w:t>
            </w:r>
          </w:p>
        </w:tc>
      </w:tr>
      <w:tr w:rsidR="007550F6" w:rsidRPr="0017559A" w14:paraId="234F6DBA" w14:textId="77777777" w:rsidTr="00CC7CA2">
        <w:tc>
          <w:tcPr>
            <w:tcW w:w="1848" w:type="dxa"/>
          </w:tcPr>
          <w:p w14:paraId="2D2937DF" w14:textId="77777777" w:rsidR="007550F6" w:rsidRPr="0017559A" w:rsidRDefault="007550F6" w:rsidP="007550F6">
            <w:pPr>
              <w:jc w:val="center"/>
              <w:rPr>
                <w:rFonts w:ascii="Times New Roman" w:hAnsi="Times New Roman" w:cs="Times New Roman"/>
                <w:b/>
                <w:bCs/>
                <w:sz w:val="32"/>
                <w:szCs w:val="40"/>
              </w:rPr>
            </w:pPr>
          </w:p>
        </w:tc>
        <w:tc>
          <w:tcPr>
            <w:tcW w:w="1848" w:type="dxa"/>
          </w:tcPr>
          <w:p w14:paraId="21512AF3" w14:textId="77777777" w:rsidR="007550F6" w:rsidRPr="0017559A" w:rsidRDefault="007550F6" w:rsidP="007550F6">
            <w:pPr>
              <w:jc w:val="center"/>
              <w:rPr>
                <w:rFonts w:ascii="Times New Roman" w:hAnsi="Times New Roman" w:cs="Times New Roman"/>
                <w:b/>
                <w:bCs/>
                <w:sz w:val="32"/>
                <w:szCs w:val="40"/>
              </w:rPr>
            </w:pPr>
          </w:p>
        </w:tc>
        <w:tc>
          <w:tcPr>
            <w:tcW w:w="1848" w:type="dxa"/>
          </w:tcPr>
          <w:p w14:paraId="41E963F3" w14:textId="77777777" w:rsidR="007550F6" w:rsidRPr="0017559A" w:rsidRDefault="007550F6" w:rsidP="007550F6">
            <w:pPr>
              <w:jc w:val="center"/>
              <w:rPr>
                <w:rFonts w:ascii="Times New Roman" w:hAnsi="Times New Roman" w:cs="Times New Roman"/>
                <w:b/>
                <w:bCs/>
                <w:sz w:val="32"/>
                <w:szCs w:val="40"/>
              </w:rPr>
            </w:pPr>
          </w:p>
        </w:tc>
        <w:tc>
          <w:tcPr>
            <w:tcW w:w="1849" w:type="dxa"/>
          </w:tcPr>
          <w:p w14:paraId="31AC398B" w14:textId="77777777" w:rsidR="007550F6" w:rsidRPr="0017559A" w:rsidRDefault="007550F6" w:rsidP="007550F6">
            <w:pPr>
              <w:jc w:val="center"/>
              <w:rPr>
                <w:rFonts w:ascii="Times New Roman" w:hAnsi="Times New Roman" w:cs="Times New Roman"/>
                <w:b/>
                <w:bCs/>
                <w:sz w:val="32"/>
                <w:szCs w:val="40"/>
              </w:rPr>
            </w:pPr>
          </w:p>
        </w:tc>
        <w:tc>
          <w:tcPr>
            <w:tcW w:w="1849" w:type="dxa"/>
          </w:tcPr>
          <w:p w14:paraId="37286249" w14:textId="77777777" w:rsidR="007550F6" w:rsidRPr="0017559A" w:rsidRDefault="007550F6" w:rsidP="007550F6">
            <w:pPr>
              <w:jc w:val="center"/>
              <w:rPr>
                <w:rFonts w:ascii="Times New Roman" w:hAnsi="Times New Roman" w:cs="Times New Roman"/>
                <w:b/>
                <w:bCs/>
                <w:sz w:val="32"/>
                <w:szCs w:val="40"/>
              </w:rPr>
            </w:pPr>
          </w:p>
        </w:tc>
      </w:tr>
      <w:tr w:rsidR="007550F6" w:rsidRPr="0017559A" w14:paraId="2D0C689D" w14:textId="77777777" w:rsidTr="00CC7CA2">
        <w:tc>
          <w:tcPr>
            <w:tcW w:w="1848" w:type="dxa"/>
          </w:tcPr>
          <w:p w14:paraId="39313EEE" w14:textId="77777777" w:rsidR="007550F6" w:rsidRPr="0017559A" w:rsidRDefault="007550F6" w:rsidP="007550F6">
            <w:pPr>
              <w:jc w:val="center"/>
              <w:rPr>
                <w:rFonts w:ascii="Times New Roman" w:hAnsi="Times New Roman" w:cs="Times New Roman"/>
                <w:b/>
                <w:bCs/>
                <w:sz w:val="32"/>
                <w:szCs w:val="40"/>
              </w:rPr>
            </w:pPr>
          </w:p>
        </w:tc>
        <w:tc>
          <w:tcPr>
            <w:tcW w:w="1848" w:type="dxa"/>
          </w:tcPr>
          <w:p w14:paraId="3147F971" w14:textId="77777777" w:rsidR="007550F6" w:rsidRPr="0017559A" w:rsidRDefault="007550F6" w:rsidP="007550F6">
            <w:pPr>
              <w:jc w:val="center"/>
              <w:rPr>
                <w:rFonts w:ascii="Times New Roman" w:hAnsi="Times New Roman" w:cs="Times New Roman"/>
                <w:b/>
                <w:bCs/>
                <w:sz w:val="32"/>
                <w:szCs w:val="40"/>
              </w:rPr>
            </w:pPr>
          </w:p>
        </w:tc>
        <w:tc>
          <w:tcPr>
            <w:tcW w:w="1848" w:type="dxa"/>
          </w:tcPr>
          <w:p w14:paraId="31393ABE" w14:textId="77777777" w:rsidR="007550F6" w:rsidRPr="0017559A" w:rsidRDefault="007550F6" w:rsidP="007550F6">
            <w:pPr>
              <w:jc w:val="center"/>
              <w:rPr>
                <w:rFonts w:ascii="Times New Roman" w:hAnsi="Times New Roman" w:cs="Times New Roman"/>
                <w:b/>
                <w:bCs/>
                <w:sz w:val="32"/>
                <w:szCs w:val="40"/>
              </w:rPr>
            </w:pPr>
          </w:p>
        </w:tc>
        <w:tc>
          <w:tcPr>
            <w:tcW w:w="1849" w:type="dxa"/>
          </w:tcPr>
          <w:p w14:paraId="7B8F6AEE" w14:textId="77777777" w:rsidR="007550F6" w:rsidRPr="0017559A" w:rsidRDefault="007550F6" w:rsidP="007550F6">
            <w:pPr>
              <w:jc w:val="center"/>
              <w:rPr>
                <w:rFonts w:ascii="Times New Roman" w:hAnsi="Times New Roman" w:cs="Times New Roman"/>
                <w:b/>
                <w:bCs/>
                <w:sz w:val="32"/>
                <w:szCs w:val="40"/>
              </w:rPr>
            </w:pPr>
          </w:p>
        </w:tc>
        <w:tc>
          <w:tcPr>
            <w:tcW w:w="1849" w:type="dxa"/>
          </w:tcPr>
          <w:p w14:paraId="4806197B" w14:textId="77777777" w:rsidR="007550F6" w:rsidRPr="0017559A" w:rsidRDefault="007550F6" w:rsidP="007550F6">
            <w:pPr>
              <w:jc w:val="center"/>
              <w:rPr>
                <w:rFonts w:ascii="Times New Roman" w:hAnsi="Times New Roman" w:cs="Times New Roman"/>
                <w:b/>
                <w:bCs/>
                <w:sz w:val="32"/>
                <w:szCs w:val="40"/>
              </w:rPr>
            </w:pPr>
          </w:p>
        </w:tc>
      </w:tr>
    </w:tbl>
    <w:p w14:paraId="50161C36" w14:textId="77777777" w:rsidR="007550F6" w:rsidRPr="0017559A" w:rsidRDefault="007550F6" w:rsidP="007550F6">
      <w:pPr>
        <w:jc w:val="center"/>
        <w:rPr>
          <w:rFonts w:ascii="Times New Roman" w:hAnsi="Times New Roman" w:cs="Times New Roman"/>
          <w:b/>
          <w:bCs/>
          <w:sz w:val="32"/>
          <w:szCs w:val="40"/>
        </w:rPr>
      </w:pPr>
    </w:p>
    <w:p w14:paraId="7B4520E6" w14:textId="77777777" w:rsidR="007550F6" w:rsidRPr="0017559A" w:rsidRDefault="007550F6" w:rsidP="007550F6">
      <w:pPr>
        <w:jc w:val="center"/>
        <w:rPr>
          <w:rFonts w:ascii="Times New Roman" w:hAnsi="Times New Roman" w:cs="Times New Roman"/>
          <w:b/>
          <w:bCs/>
          <w:sz w:val="32"/>
          <w:szCs w:val="40"/>
        </w:rPr>
      </w:pPr>
    </w:p>
    <w:p w14:paraId="260C1D3B" w14:textId="77777777" w:rsidR="007550F6" w:rsidRPr="0017559A" w:rsidRDefault="007550F6" w:rsidP="007550F6">
      <w:pPr>
        <w:jc w:val="center"/>
        <w:rPr>
          <w:rFonts w:ascii="Times New Roman" w:hAnsi="Times New Roman" w:cs="Times New Roman"/>
          <w:b/>
          <w:bCs/>
          <w:sz w:val="32"/>
          <w:szCs w:val="40"/>
        </w:rPr>
      </w:pPr>
    </w:p>
    <w:p w14:paraId="39CA15B5" w14:textId="77777777" w:rsidR="007550F6" w:rsidRPr="0017559A" w:rsidRDefault="007550F6" w:rsidP="007550F6">
      <w:pPr>
        <w:jc w:val="center"/>
        <w:rPr>
          <w:rFonts w:ascii="Times New Roman" w:hAnsi="Times New Roman" w:cs="Times New Roman"/>
          <w:b/>
          <w:bCs/>
          <w:sz w:val="32"/>
          <w:szCs w:val="40"/>
        </w:rPr>
      </w:pPr>
    </w:p>
    <w:p w14:paraId="18AFA037" w14:textId="77777777" w:rsidR="007550F6" w:rsidRPr="0017559A" w:rsidRDefault="007550F6" w:rsidP="007550F6">
      <w:pPr>
        <w:jc w:val="center"/>
        <w:rPr>
          <w:rFonts w:ascii="Times New Roman" w:hAnsi="Times New Roman" w:cs="Times New Roman"/>
          <w:b/>
          <w:bCs/>
          <w:sz w:val="32"/>
          <w:szCs w:val="40"/>
        </w:rPr>
      </w:pPr>
    </w:p>
    <w:p w14:paraId="24A22131" w14:textId="77777777" w:rsidR="007550F6" w:rsidRPr="0017559A" w:rsidRDefault="007550F6" w:rsidP="007550F6">
      <w:pPr>
        <w:jc w:val="center"/>
        <w:rPr>
          <w:rFonts w:ascii="Times New Roman" w:hAnsi="Times New Roman" w:cs="Times New Roman"/>
          <w:b/>
          <w:bCs/>
          <w:sz w:val="32"/>
          <w:szCs w:val="40"/>
        </w:rPr>
      </w:pPr>
    </w:p>
    <w:p w14:paraId="7AE02C04" w14:textId="77777777" w:rsidR="007550F6" w:rsidRPr="0017559A" w:rsidRDefault="007550F6" w:rsidP="007550F6">
      <w:pPr>
        <w:jc w:val="center"/>
        <w:rPr>
          <w:rFonts w:ascii="Times New Roman" w:hAnsi="Times New Roman" w:cs="Times New Roman"/>
          <w:b/>
          <w:bCs/>
          <w:sz w:val="32"/>
          <w:szCs w:val="40"/>
        </w:rPr>
      </w:pPr>
    </w:p>
    <w:p w14:paraId="05057FC8" w14:textId="77777777" w:rsidR="007550F6" w:rsidRPr="0017559A" w:rsidRDefault="007550F6" w:rsidP="007550F6">
      <w:pPr>
        <w:jc w:val="center"/>
        <w:rPr>
          <w:rFonts w:ascii="Times New Roman" w:hAnsi="Times New Roman" w:cs="Times New Roman"/>
          <w:b/>
          <w:bCs/>
          <w:sz w:val="32"/>
          <w:szCs w:val="40"/>
        </w:rPr>
      </w:pPr>
    </w:p>
    <w:p w14:paraId="3F03C58B" w14:textId="77777777" w:rsidR="007550F6" w:rsidRPr="0017559A" w:rsidRDefault="007550F6" w:rsidP="007550F6">
      <w:pPr>
        <w:jc w:val="center"/>
        <w:rPr>
          <w:rFonts w:ascii="Times New Roman" w:hAnsi="Times New Roman" w:cs="Times New Roman"/>
          <w:b/>
          <w:bCs/>
          <w:sz w:val="32"/>
          <w:szCs w:val="40"/>
        </w:rPr>
      </w:pPr>
    </w:p>
    <w:p w14:paraId="0EBE2D95" w14:textId="77777777" w:rsidR="007550F6" w:rsidRPr="0017559A" w:rsidRDefault="007550F6" w:rsidP="007550F6">
      <w:pPr>
        <w:jc w:val="center"/>
        <w:rPr>
          <w:rFonts w:ascii="Times New Roman" w:hAnsi="Times New Roman" w:cs="Times New Roman"/>
          <w:b/>
          <w:bCs/>
          <w:sz w:val="32"/>
          <w:szCs w:val="40"/>
        </w:rPr>
      </w:pPr>
    </w:p>
    <w:p w14:paraId="30E75691" w14:textId="77777777" w:rsidR="007550F6" w:rsidRPr="0017559A" w:rsidRDefault="007550F6">
      <w:pPr>
        <w:rPr>
          <w:rFonts w:ascii="Times New Roman" w:hAnsi="Times New Roman" w:cs="Times New Roman"/>
          <w:b/>
          <w:bCs/>
          <w:sz w:val="32"/>
          <w:szCs w:val="40"/>
        </w:rPr>
      </w:pPr>
      <w:r w:rsidRPr="0017559A">
        <w:rPr>
          <w:rFonts w:ascii="Times New Roman" w:hAnsi="Times New Roman" w:cs="Times New Roman"/>
          <w:b/>
          <w:bCs/>
          <w:sz w:val="32"/>
          <w:szCs w:val="40"/>
        </w:rPr>
        <w:br w:type="page"/>
      </w:r>
    </w:p>
    <w:p w14:paraId="35F0BD50" w14:textId="77777777" w:rsidR="007550F6" w:rsidRPr="0017559A" w:rsidRDefault="007550F6" w:rsidP="007550F6">
      <w:pPr>
        <w:jc w:val="center"/>
        <w:rPr>
          <w:rFonts w:ascii="Times New Roman" w:hAnsi="Times New Roman" w:cs="Times New Roman"/>
          <w:b/>
          <w:bCs/>
          <w:sz w:val="32"/>
          <w:szCs w:val="40"/>
        </w:rPr>
      </w:pPr>
      <w:r w:rsidRPr="0017559A">
        <w:rPr>
          <w:rFonts w:ascii="Times New Roman" w:hAnsi="Times New Roman" w:cs="Times New Roman"/>
          <w:b/>
          <w:bCs/>
          <w:sz w:val="32"/>
          <w:szCs w:val="40"/>
        </w:rPr>
        <w:lastRenderedPageBreak/>
        <w:t>Table of Contents</w:t>
      </w:r>
    </w:p>
    <w:p w14:paraId="6F9B6839" w14:textId="77777777" w:rsidR="007550F6" w:rsidRPr="0017559A" w:rsidRDefault="007550F6">
      <w:pPr>
        <w:rPr>
          <w:rFonts w:ascii="Times New Roman" w:hAnsi="Times New Roman" w:cs="Times New Roman"/>
          <w:b/>
          <w:bCs/>
          <w:sz w:val="32"/>
          <w:szCs w:val="40"/>
        </w:rPr>
      </w:pPr>
      <w:r w:rsidRPr="0017559A">
        <w:rPr>
          <w:rFonts w:ascii="Times New Roman" w:hAnsi="Times New Roman" w:cs="Times New Roman"/>
          <w:b/>
          <w:bCs/>
          <w:sz w:val="32"/>
          <w:szCs w:val="40"/>
        </w:rPr>
        <w:br w:type="page"/>
      </w:r>
    </w:p>
    <w:p w14:paraId="37FA3B75" w14:textId="77777777" w:rsidR="007550F6" w:rsidRPr="0017559A" w:rsidRDefault="007550F6" w:rsidP="007550F6">
      <w:pPr>
        <w:rPr>
          <w:rFonts w:ascii="Times New Roman" w:hAnsi="Times New Roman" w:cs="Times New Roman"/>
          <w:b/>
          <w:bCs/>
          <w:sz w:val="40"/>
          <w:szCs w:val="40"/>
        </w:rPr>
      </w:pPr>
      <w:r w:rsidRPr="0017559A">
        <w:rPr>
          <w:rFonts w:ascii="Times New Roman" w:hAnsi="Times New Roman" w:cs="Times New Roman"/>
          <w:b/>
          <w:bCs/>
          <w:sz w:val="40"/>
          <w:szCs w:val="40"/>
        </w:rPr>
        <w:lastRenderedPageBreak/>
        <w:t>Chapter One | Introduction</w:t>
      </w:r>
    </w:p>
    <w:p w14:paraId="15C7CEF3" w14:textId="77777777" w:rsidR="00BD66A7" w:rsidRDefault="007550F6" w:rsidP="00BD66A7">
      <w:pPr>
        <w:pStyle w:val="ListParagraph"/>
        <w:numPr>
          <w:ilvl w:val="1"/>
          <w:numId w:val="1"/>
        </w:numPr>
        <w:rPr>
          <w:rFonts w:ascii="Times New Roman" w:hAnsi="Times New Roman" w:cs="Times New Roman"/>
          <w:b/>
          <w:bCs/>
          <w:sz w:val="40"/>
          <w:szCs w:val="40"/>
        </w:rPr>
      </w:pPr>
      <w:r w:rsidRPr="0017559A">
        <w:rPr>
          <w:rFonts w:ascii="Times New Roman" w:hAnsi="Times New Roman" w:cs="Times New Roman"/>
          <w:b/>
          <w:bCs/>
          <w:sz w:val="40"/>
          <w:szCs w:val="40"/>
        </w:rPr>
        <w:t>Purpose</w:t>
      </w:r>
    </w:p>
    <w:p w14:paraId="2D5AF2C8" w14:textId="77777777" w:rsidR="00BD66A7" w:rsidRDefault="00BD66A7" w:rsidP="00BD66A7">
      <w:pPr>
        <w:spacing w:line="360" w:lineRule="auto"/>
        <w:rPr>
          <w:rFonts w:ascii="Times New Roman" w:hAnsi="Times New Roman" w:cs="Times New Roman"/>
          <w:b/>
          <w:bCs/>
          <w:sz w:val="48"/>
          <w:szCs w:val="48"/>
        </w:rPr>
      </w:pPr>
      <w:r w:rsidRPr="00BD66A7">
        <w:rPr>
          <w:rFonts w:ascii="Times New Roman" w:hAnsi="Times New Roman" w:cs="Times New Roman"/>
          <w:sz w:val="28"/>
          <w:szCs w:val="36"/>
        </w:rPr>
        <w:t xml:space="preserve">This Software Requirement Specification (SRS) is used to explain and describe the functions in the Chiang Mai Red Taxi Service Assistant, which </w:t>
      </w:r>
      <w:r w:rsidRPr="00BD66A7">
        <w:rPr>
          <w:rFonts w:ascii="Times New Roman" w:hAnsi="Times New Roman"/>
          <w:sz w:val="28"/>
          <w:szCs w:val="36"/>
        </w:rPr>
        <w:t xml:space="preserve">is a mobile application that allows red taxi drivers find potential passengers and vice versa, in a convenient and efficient manner. </w:t>
      </w:r>
      <w:r w:rsidRPr="00BD66A7">
        <w:rPr>
          <w:rFonts w:ascii="Times New Roman" w:hAnsi="Times New Roman" w:cs="Times New Roman"/>
          <w:sz w:val="28"/>
          <w:szCs w:val="36"/>
        </w:rPr>
        <w:t xml:space="preserve">This document aims to guide and allow both developers to develop this application and for users to better understand features and functions in the system using instructional diagrams, explaining design constraints and solutions and also, elaborating interface details. </w:t>
      </w:r>
    </w:p>
    <w:p w14:paraId="1520A678" w14:textId="77777777" w:rsidR="00080F11" w:rsidRPr="00080F11" w:rsidRDefault="00080F11" w:rsidP="00080F11">
      <w:pPr>
        <w:spacing w:beforeLines="1" w:before="2" w:afterLines="1" w:after="2"/>
        <w:rPr>
          <w:rFonts w:ascii="Times" w:hAnsi="Times" w:cs="Times New Roman"/>
          <w:b/>
          <w:bCs/>
          <w:sz w:val="28"/>
        </w:rPr>
      </w:pPr>
      <w:r>
        <w:rPr>
          <w:rFonts w:ascii="Times New Roman" w:hAnsi="Times New Roman" w:cs="Times New Roman"/>
          <w:b/>
          <w:bCs/>
          <w:sz w:val="48"/>
          <w:szCs w:val="48"/>
        </w:rPr>
        <w:br/>
      </w:r>
      <w:r w:rsidRPr="00080F11">
        <w:rPr>
          <w:rFonts w:ascii="Times" w:hAnsi="Times" w:cs="Times New Roman"/>
          <w:b/>
          <w:bCs/>
          <w:sz w:val="40"/>
          <w:szCs w:val="52"/>
        </w:rPr>
        <w:t xml:space="preserve">1.2 Software Scope </w:t>
      </w:r>
    </w:p>
    <w:p w14:paraId="209F0BD5" w14:textId="77777777" w:rsidR="00080F11" w:rsidRPr="00080F11" w:rsidRDefault="00080F11" w:rsidP="00080F11">
      <w:pPr>
        <w:spacing w:beforeLines="1" w:before="2" w:afterLines="1" w:after="2"/>
        <w:rPr>
          <w:rFonts w:ascii="Times New Roman" w:eastAsia="Times New Roman" w:hAnsi="Times New Roman" w:cs="Times New Roman"/>
          <w:sz w:val="28"/>
        </w:rPr>
      </w:pPr>
    </w:p>
    <w:p w14:paraId="1095B3BD" w14:textId="77777777" w:rsidR="00080F11" w:rsidRPr="00080F11" w:rsidRDefault="00080F11" w:rsidP="00080F11">
      <w:pPr>
        <w:spacing w:beforeLines="1" w:before="2" w:afterLines="1" w:after="2"/>
        <w:rPr>
          <w:rFonts w:ascii="Times" w:hAnsi="Times"/>
          <w:b/>
          <w:bCs/>
          <w:sz w:val="28"/>
        </w:rPr>
      </w:pPr>
    </w:p>
    <w:p w14:paraId="5A1D0677" w14:textId="77777777" w:rsidR="00080F11" w:rsidRPr="00080F11" w:rsidRDefault="00080F11" w:rsidP="00080F11">
      <w:pPr>
        <w:pStyle w:val="BodyText"/>
        <w:spacing w:line="360" w:lineRule="auto"/>
        <w:ind w:left="0"/>
        <w:jc w:val="both"/>
        <w:rPr>
          <w:sz w:val="28"/>
          <w:szCs w:val="28"/>
        </w:rPr>
      </w:pPr>
      <w:r w:rsidRPr="00080F11">
        <w:rPr>
          <w:sz w:val="28"/>
          <w:szCs w:val="28"/>
        </w:rPr>
        <w:t xml:space="preserve">The Chiang Mai Red Taxi Service Assistant will be developed using the Android operating system. There are four core features in the Chiang Mai Red Taxi Service Assistant namely, web service, Google maps and the Android operating system on both driver’s and passenger’s systems. In this application, </w:t>
      </w:r>
      <w:r w:rsidRPr="00080F11">
        <w:rPr>
          <w:rFonts w:eastAsia="Calibri"/>
          <w:noProof/>
          <w:sz w:val="28"/>
          <w:szCs w:val="28"/>
        </w:rPr>
        <w:t>the Driver has to report his travel conditions and current location to the server. The Passenger will then detect his current location from Google Maps, and send the location and travel conditions (e.g. the number of passengers and the destination) to the server. Consequently, the Web service finds the taxi drivers near the Passenger. The web service will process the matching conditions and send the information of the available red taxis back to the Passenger. Thereafter, the Passenger can send a request to one of the available taxis. The Driver that receives the request can either accept or decline the request to the Passenger though the web service.</w:t>
      </w:r>
    </w:p>
    <w:p w14:paraId="268DF4E6" w14:textId="77777777" w:rsidR="00080F11" w:rsidRPr="00080F11" w:rsidRDefault="00080F11" w:rsidP="00080F11">
      <w:pPr>
        <w:spacing w:beforeLines="1" w:before="2" w:afterLines="1" w:after="2"/>
        <w:rPr>
          <w:rFonts w:ascii="Times" w:hAnsi="Times" w:cs="Times New Roman"/>
          <w:b/>
          <w:bCs/>
          <w:sz w:val="28"/>
        </w:rPr>
      </w:pPr>
    </w:p>
    <w:p w14:paraId="2EF8E416" w14:textId="77777777" w:rsidR="00080F11" w:rsidRPr="00080F11" w:rsidRDefault="00080F11" w:rsidP="00080F11">
      <w:pPr>
        <w:spacing w:before="2" w:after="2"/>
        <w:jc w:val="both"/>
        <w:rPr>
          <w:rFonts w:ascii="Times New Roman" w:hAnsi="Times New Roman" w:cs="Times New Roman"/>
          <w:sz w:val="28"/>
        </w:rPr>
      </w:pPr>
      <w:r w:rsidRPr="00080F11">
        <w:rPr>
          <w:rFonts w:ascii="Times New Roman" w:hAnsi="Times New Roman" w:cs="Times New Roman"/>
          <w:sz w:val="28"/>
        </w:rPr>
        <w:lastRenderedPageBreak/>
        <w:t xml:space="preserve">The features of software </w:t>
      </w:r>
      <w:r w:rsidRPr="00080F11">
        <w:rPr>
          <w:sz w:val="28"/>
        </w:rPr>
        <w:t xml:space="preserve">the Chiang Mai Red Taxi Service Assistant </w:t>
      </w:r>
      <w:r w:rsidRPr="00080F11">
        <w:rPr>
          <w:rFonts w:ascii="Times New Roman" w:hAnsi="Times New Roman" w:cs="Times New Roman"/>
          <w:sz w:val="28"/>
        </w:rPr>
        <w:t>is divided into two categories comprising of the main features and sub-features. The main features consist of:</w:t>
      </w:r>
    </w:p>
    <w:p w14:paraId="1D52F33D" w14:textId="77777777" w:rsidR="00080F11" w:rsidRPr="00080F11" w:rsidRDefault="00080F11" w:rsidP="00080F11">
      <w:pPr>
        <w:spacing w:before="2" w:after="2" w:line="360" w:lineRule="auto"/>
        <w:jc w:val="both"/>
        <w:rPr>
          <w:rFonts w:ascii="Times New Roman" w:hAnsi="Times New Roman" w:cs="Times New Roman"/>
          <w:sz w:val="28"/>
        </w:rPr>
      </w:pPr>
    </w:p>
    <w:p w14:paraId="124A3D6F" w14:textId="77777777" w:rsidR="00080F11" w:rsidRPr="00080F11" w:rsidRDefault="00080F11" w:rsidP="00080F11">
      <w:pPr>
        <w:spacing w:before="2" w:after="2" w:line="360" w:lineRule="auto"/>
        <w:rPr>
          <w:rFonts w:ascii="Times New Roman" w:hAnsi="Times New Roman" w:cs="Times New Roman"/>
          <w:sz w:val="28"/>
        </w:rPr>
      </w:pPr>
      <w:commentRangeStart w:id="0"/>
      <w:r w:rsidRPr="00080F11">
        <w:rPr>
          <w:rFonts w:ascii="Times New Roman" w:eastAsia="Calibri" w:hAnsi="Times New Roman" w:cs="Times New Roman"/>
          <w:noProof/>
          <w:sz w:val="28"/>
        </w:rPr>
        <w:t>• A registration and log in function for both drivers and passengers.</w:t>
      </w:r>
      <w:commentRangeEnd w:id="0"/>
      <w:r w:rsidR="00C25379">
        <w:rPr>
          <w:rStyle w:val="CommentReference"/>
        </w:rPr>
        <w:commentReference w:id="0"/>
      </w:r>
      <w:r w:rsidRPr="00080F11">
        <w:rPr>
          <w:rFonts w:ascii="Times New Roman" w:eastAsia="Calibri" w:hAnsi="Times New Roman" w:cs="Times New Roman"/>
          <w:noProof/>
          <w:sz w:val="28"/>
        </w:rPr>
        <w:br/>
        <w:t>• Passengers are able to set their destination and the number of passengers travelling.</w:t>
      </w:r>
    </w:p>
    <w:p w14:paraId="45238FBC" w14:textId="77777777" w:rsidR="00080F11" w:rsidRPr="00080F11" w:rsidRDefault="00080F11" w:rsidP="00080F11">
      <w:pPr>
        <w:spacing w:before="2" w:after="2"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Passengers are able to send a request to a driver.</w:t>
      </w:r>
    </w:p>
    <w:p w14:paraId="004DF2EC" w14:textId="77777777" w:rsidR="00080F11" w:rsidRPr="00080F11" w:rsidRDefault="00080F11" w:rsidP="00080F11">
      <w:pPr>
        <w:spacing w:before="2" w:after="2"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Passengers are able to receive confirmation if the driver accepts the request.</w:t>
      </w:r>
    </w:p>
    <w:p w14:paraId="496CF01F" w14:textId="77777777" w:rsidR="00080F11" w:rsidRPr="00080F11" w:rsidRDefault="00080F11" w:rsidP="00080F11">
      <w:pPr>
        <w:spacing w:before="2" w:after="2"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Passengers are able to view the booking information of red taxi.</w:t>
      </w:r>
    </w:p>
    <w:p w14:paraId="7344AB6E" w14:textId="77777777" w:rsidR="00080F11" w:rsidRPr="00080F11" w:rsidRDefault="00080F11" w:rsidP="00080F11">
      <w:pPr>
        <w:spacing w:before="2" w:after="2"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Passengers are able to view the current location of the red taxi that match their conditions.</w:t>
      </w:r>
    </w:p>
    <w:p w14:paraId="2C717ED8" w14:textId="77777777" w:rsidR="00080F11" w:rsidRPr="00080F11" w:rsidRDefault="00080F11" w:rsidP="00080F11">
      <w:pPr>
        <w:spacing w:before="2" w:after="2"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Drivers are able to update the availability of seats.</w:t>
      </w:r>
    </w:p>
    <w:p w14:paraId="191BDCE4" w14:textId="77777777" w:rsidR="00080F11" w:rsidRPr="00080F11" w:rsidRDefault="00080F11" w:rsidP="00080F11">
      <w:pPr>
        <w:spacing w:before="2" w:after="2"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Drivers are able to receive requests from passengers.</w:t>
      </w:r>
    </w:p>
    <w:p w14:paraId="5CF5E80D" w14:textId="77777777" w:rsidR="00080F11" w:rsidRPr="00080F11" w:rsidRDefault="00080F11" w:rsidP="00080F11">
      <w:pPr>
        <w:spacing w:before="2" w:after="2"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Drivers are able to accept or decline the request.</w:t>
      </w:r>
    </w:p>
    <w:p w14:paraId="60D410AA" w14:textId="77777777" w:rsidR="00080F11" w:rsidRPr="00080F11" w:rsidRDefault="00080F11" w:rsidP="00080F11">
      <w:pPr>
        <w:spacing w:beforeLines="1" w:before="2" w:afterLines="1" w:after="2" w:line="360" w:lineRule="auto"/>
        <w:rPr>
          <w:rFonts w:ascii="Times New Roman" w:hAnsi="Times New Roman" w:cs="Times New Roman"/>
          <w:sz w:val="28"/>
        </w:rPr>
      </w:pPr>
    </w:p>
    <w:p w14:paraId="429030B6" w14:textId="77777777" w:rsidR="00080F11" w:rsidRPr="00080F11" w:rsidRDefault="00080F11" w:rsidP="00080F11">
      <w:pPr>
        <w:spacing w:beforeLines="1" w:before="2" w:afterLines="1" w:after="2" w:line="360" w:lineRule="auto"/>
        <w:rPr>
          <w:rFonts w:ascii="Times New Roman" w:eastAsia="Calibri" w:hAnsi="Times New Roman" w:cs="Times New Roman"/>
          <w:noProof/>
          <w:sz w:val="28"/>
        </w:rPr>
      </w:pPr>
      <w:r w:rsidRPr="00080F11">
        <w:rPr>
          <w:rFonts w:ascii="Times New Roman" w:hAnsi="Times New Roman" w:cs="Times New Roman"/>
          <w:sz w:val="28"/>
        </w:rPr>
        <w:t>The sub features of the application are that</w:t>
      </w:r>
      <w:proofErr w:type="gramStart"/>
      <w:r w:rsidRPr="00080F11">
        <w:rPr>
          <w:rFonts w:ascii="Times New Roman" w:hAnsi="Times New Roman" w:cs="Times New Roman"/>
          <w:sz w:val="28"/>
        </w:rPr>
        <w:t>:</w:t>
      </w:r>
      <w:proofErr w:type="gramEnd"/>
      <w:r w:rsidRPr="00080F11">
        <w:rPr>
          <w:rFonts w:ascii="Times New Roman" w:hAnsi="Times New Roman" w:cs="Times New Roman"/>
          <w:sz w:val="28"/>
        </w:rPr>
        <w:br/>
      </w:r>
      <w:r w:rsidRPr="00080F11">
        <w:rPr>
          <w:rFonts w:ascii="Times New Roman" w:hAnsi="Times New Roman" w:cs="Times New Roman"/>
          <w:sz w:val="28"/>
        </w:rPr>
        <w:br/>
      </w:r>
      <w:r w:rsidRPr="00080F11">
        <w:rPr>
          <w:rFonts w:ascii="Times New Roman" w:eastAsia="Calibri" w:hAnsi="Times New Roman" w:cs="Times New Roman"/>
          <w:noProof/>
          <w:sz w:val="28"/>
        </w:rPr>
        <w:t>• Passengers are able to create schedules and plan their routes.</w:t>
      </w:r>
    </w:p>
    <w:p w14:paraId="30A97FA0" w14:textId="77777777" w:rsidR="00080F11" w:rsidRPr="00080F11" w:rsidRDefault="00080F11" w:rsidP="00080F11">
      <w:pPr>
        <w:spacing w:before="1" w:after="1"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Passengers are able change the scope of searching for red taxis.</w:t>
      </w:r>
    </w:p>
    <w:p w14:paraId="7191D7DE" w14:textId="77777777" w:rsidR="00080F11" w:rsidRPr="00080F11" w:rsidRDefault="00080F11" w:rsidP="00080F11">
      <w:pPr>
        <w:spacing w:before="1" w:after="1"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Passengers are able to cancel the request.</w:t>
      </w:r>
    </w:p>
    <w:p w14:paraId="03134914" w14:textId="77777777" w:rsidR="00080F11" w:rsidRPr="00080F11" w:rsidRDefault="00080F11" w:rsidP="00080F11">
      <w:pPr>
        <w:spacing w:before="1" w:after="1"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Passengers are able to receive notifications when the red taxi arrives.</w:t>
      </w:r>
    </w:p>
    <w:p w14:paraId="15E72743" w14:textId="77777777" w:rsidR="00080F11" w:rsidRPr="00080F11" w:rsidRDefault="00080F11" w:rsidP="00080F11">
      <w:pPr>
        <w:spacing w:before="1" w:after="1"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Drivers are able to enable or disable the service (e.g. off duty).</w:t>
      </w:r>
    </w:p>
    <w:p w14:paraId="5FD9E226" w14:textId="77777777" w:rsidR="00080F11" w:rsidRPr="00080F11" w:rsidRDefault="00080F11" w:rsidP="00080F11">
      <w:pPr>
        <w:spacing w:before="1" w:after="1" w:line="360"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Drivers are notified when the request is cancelled</w:t>
      </w:r>
    </w:p>
    <w:p w14:paraId="44C5AE1C" w14:textId="77777777" w:rsidR="00080F11" w:rsidRPr="00080F11" w:rsidRDefault="00080F11" w:rsidP="00080F11">
      <w:pPr>
        <w:spacing w:before="1" w:after="1" w:line="360" w:lineRule="auto"/>
        <w:jc w:val="both"/>
        <w:rPr>
          <w:rFonts w:ascii="Times New Roman" w:eastAsia="Calibri" w:hAnsi="Times New Roman" w:cs="Times New Roman"/>
          <w:noProof/>
          <w:sz w:val="28"/>
        </w:rPr>
      </w:pPr>
    </w:p>
    <w:p w14:paraId="6EB54DFF" w14:textId="77777777" w:rsidR="00080F11" w:rsidRPr="00080F11" w:rsidRDefault="00080F11" w:rsidP="00080F11">
      <w:pPr>
        <w:spacing w:before="2" w:after="2"/>
        <w:jc w:val="both"/>
        <w:rPr>
          <w:rFonts w:ascii="Times New Roman" w:eastAsia="Calibri" w:hAnsi="Times New Roman" w:cs="Times New Roman"/>
          <w:noProof/>
          <w:sz w:val="28"/>
        </w:rPr>
      </w:pPr>
      <w:r w:rsidRPr="00080F11">
        <w:rPr>
          <w:rFonts w:ascii="Times New Roman" w:eastAsia="Calibri" w:hAnsi="Times New Roman" w:cs="Times New Roman"/>
          <w:noProof/>
          <w:sz w:val="28"/>
        </w:rPr>
        <w:t xml:space="preserve">However, there are some limitations with the Chiang Mai Red Taxi Service: </w:t>
      </w:r>
    </w:p>
    <w:p w14:paraId="3C7E2A12" w14:textId="77777777" w:rsidR="00080F11" w:rsidRPr="00080F11" w:rsidRDefault="00080F11" w:rsidP="00080F11">
      <w:pPr>
        <w:spacing w:before="2" w:after="2"/>
        <w:jc w:val="both"/>
        <w:rPr>
          <w:rFonts w:ascii="Times New Roman" w:eastAsia="Calibri" w:hAnsi="Times New Roman" w:cs="Times New Roman"/>
          <w:noProof/>
          <w:sz w:val="28"/>
        </w:rPr>
      </w:pPr>
    </w:p>
    <w:p w14:paraId="4F20C6E2" w14:textId="77777777" w:rsidR="00080F11" w:rsidRPr="00080F11" w:rsidRDefault="00080F11" w:rsidP="00080F11">
      <w:pPr>
        <w:pStyle w:val="ListParagraph"/>
        <w:numPr>
          <w:ilvl w:val="0"/>
          <w:numId w:val="12"/>
        </w:numPr>
        <w:spacing w:before="2" w:after="2" w:line="360" w:lineRule="auto"/>
        <w:ind w:left="714" w:hanging="357"/>
        <w:contextualSpacing w:val="0"/>
        <w:jc w:val="both"/>
        <w:rPr>
          <w:rFonts w:ascii="Times New Roman" w:eastAsia="Calibri" w:hAnsi="Times New Roman" w:cs="Times New Roman"/>
          <w:noProof/>
          <w:sz w:val="28"/>
          <w:lang w:val="en-GB"/>
        </w:rPr>
      </w:pPr>
      <w:r w:rsidRPr="00080F11">
        <w:rPr>
          <w:rFonts w:ascii="Times New Roman" w:eastAsia="Calibri" w:hAnsi="Times New Roman" w:cs="Times New Roman"/>
          <w:noProof/>
          <w:sz w:val="28"/>
          <w:lang w:val="en-GB"/>
        </w:rPr>
        <w:t>The application requires an Internet connection.</w:t>
      </w:r>
    </w:p>
    <w:p w14:paraId="377ABDD8" w14:textId="77777777" w:rsidR="00080F11" w:rsidRPr="00080F11" w:rsidRDefault="00080F11" w:rsidP="00080F11">
      <w:pPr>
        <w:pStyle w:val="ListParagraph"/>
        <w:numPr>
          <w:ilvl w:val="0"/>
          <w:numId w:val="12"/>
        </w:numPr>
        <w:spacing w:before="2" w:after="2" w:line="360" w:lineRule="auto"/>
        <w:ind w:left="714" w:hanging="357"/>
        <w:contextualSpacing w:val="0"/>
        <w:jc w:val="both"/>
        <w:rPr>
          <w:rFonts w:ascii="Times New Roman" w:eastAsia="Calibri" w:hAnsi="Times New Roman" w:cs="Times New Roman"/>
          <w:noProof/>
          <w:sz w:val="28"/>
          <w:lang w:val="en-GB"/>
        </w:rPr>
      </w:pPr>
      <w:r w:rsidRPr="00080F11">
        <w:rPr>
          <w:rFonts w:ascii="Times New Roman" w:eastAsia="Calibri" w:hAnsi="Times New Roman" w:cs="Times New Roman"/>
          <w:noProof/>
          <w:sz w:val="28"/>
          <w:lang w:val="en-GB"/>
        </w:rPr>
        <w:t>The application can only be used on Android smartphones that run on Android OS 4.3 or later.</w:t>
      </w:r>
    </w:p>
    <w:p w14:paraId="7AD1D6F7" w14:textId="77777777" w:rsidR="00080F11" w:rsidRPr="00080F11" w:rsidRDefault="00080F11" w:rsidP="00080F11">
      <w:pPr>
        <w:pStyle w:val="ListParagraph"/>
        <w:numPr>
          <w:ilvl w:val="0"/>
          <w:numId w:val="12"/>
        </w:numPr>
        <w:spacing w:before="2" w:after="2" w:line="360" w:lineRule="auto"/>
        <w:ind w:left="714" w:hanging="357"/>
        <w:contextualSpacing w:val="0"/>
        <w:jc w:val="both"/>
        <w:rPr>
          <w:rFonts w:ascii="Times New Roman" w:eastAsia="Calibri" w:hAnsi="Times New Roman" w:cs="Times New Roman"/>
          <w:noProof/>
          <w:sz w:val="28"/>
          <w:lang w:val="en-GB"/>
        </w:rPr>
      </w:pPr>
      <w:r w:rsidRPr="00080F11">
        <w:rPr>
          <w:rFonts w:ascii="Times New Roman" w:eastAsia="Calibri" w:hAnsi="Times New Roman" w:cs="Times New Roman"/>
          <w:noProof/>
          <w:sz w:val="28"/>
          <w:lang w:val="en-GB"/>
        </w:rPr>
        <w:lastRenderedPageBreak/>
        <w:t>The application cannot be supported on an Android tablet.</w:t>
      </w:r>
    </w:p>
    <w:p w14:paraId="5F30B737" w14:textId="77777777" w:rsidR="00080F11" w:rsidRPr="00080F11" w:rsidRDefault="00080F11" w:rsidP="00080F11">
      <w:pPr>
        <w:pStyle w:val="ListParagraph"/>
        <w:numPr>
          <w:ilvl w:val="0"/>
          <w:numId w:val="12"/>
        </w:numPr>
        <w:spacing w:before="2" w:after="2" w:line="360" w:lineRule="auto"/>
        <w:ind w:left="714" w:hanging="357"/>
        <w:contextualSpacing w:val="0"/>
        <w:jc w:val="both"/>
        <w:rPr>
          <w:rFonts w:ascii="Times New Roman" w:eastAsia="Calibri" w:hAnsi="Times New Roman" w:cs="Times New Roman"/>
          <w:noProof/>
          <w:sz w:val="28"/>
          <w:lang w:val="en-GB"/>
        </w:rPr>
      </w:pPr>
      <w:r w:rsidRPr="00080F11">
        <w:rPr>
          <w:rFonts w:ascii="Times New Roman" w:eastAsia="Calibri" w:hAnsi="Times New Roman" w:cs="Times New Roman"/>
          <w:noProof/>
          <w:sz w:val="28"/>
        </w:rPr>
        <w:t xml:space="preserve">Drivers must preset a general direction of driving using their mobile application before leaving. </w:t>
      </w:r>
    </w:p>
    <w:p w14:paraId="6AF1B1FD" w14:textId="77777777" w:rsidR="00080F11" w:rsidRPr="00080F11" w:rsidRDefault="00080F11" w:rsidP="00080F11">
      <w:pPr>
        <w:pStyle w:val="ListParagraph"/>
        <w:numPr>
          <w:ilvl w:val="0"/>
          <w:numId w:val="12"/>
        </w:numPr>
        <w:spacing w:before="2" w:after="2" w:line="360" w:lineRule="auto"/>
        <w:ind w:left="714" w:hanging="357"/>
        <w:contextualSpacing w:val="0"/>
        <w:jc w:val="both"/>
        <w:rPr>
          <w:rFonts w:ascii="Times New Roman" w:eastAsia="Calibri" w:hAnsi="Times New Roman" w:cs="Times New Roman"/>
          <w:noProof/>
          <w:sz w:val="28"/>
          <w:lang w:val="en-GB"/>
        </w:rPr>
      </w:pPr>
      <w:r w:rsidRPr="00080F11">
        <w:rPr>
          <w:rFonts w:ascii="Times New Roman" w:eastAsia="Calibri" w:hAnsi="Times New Roman" w:cs="Times New Roman"/>
          <w:noProof/>
          <w:sz w:val="28"/>
        </w:rPr>
        <w:t xml:space="preserve">Only passengers are able to send a request to drivers (one driver per request). </w:t>
      </w:r>
    </w:p>
    <w:p w14:paraId="55461E29" w14:textId="77777777" w:rsidR="00080F11" w:rsidRPr="00080F11" w:rsidRDefault="00080F11" w:rsidP="00080F11">
      <w:pPr>
        <w:pStyle w:val="ListParagraph"/>
        <w:numPr>
          <w:ilvl w:val="0"/>
          <w:numId w:val="12"/>
        </w:numPr>
        <w:spacing w:before="2" w:after="2" w:line="360" w:lineRule="auto"/>
        <w:ind w:left="714" w:hanging="357"/>
        <w:contextualSpacing w:val="0"/>
        <w:jc w:val="both"/>
        <w:rPr>
          <w:rFonts w:ascii="Times New Roman" w:eastAsia="Calibri" w:hAnsi="Times New Roman" w:cs="Times New Roman"/>
          <w:noProof/>
          <w:sz w:val="28"/>
          <w:lang w:val="en-GB"/>
        </w:rPr>
      </w:pPr>
      <w:r w:rsidRPr="00080F11">
        <w:rPr>
          <w:rFonts w:ascii="Times New Roman" w:eastAsia="Calibri" w:hAnsi="Times New Roman" w:cs="Times New Roman"/>
          <w:noProof/>
          <w:sz w:val="28"/>
        </w:rPr>
        <w:t>Drivers are unable to locate passengers unless there is a request from them.</w:t>
      </w:r>
    </w:p>
    <w:p w14:paraId="7DFFF06B" w14:textId="77777777" w:rsidR="00080F11" w:rsidRPr="00080F11" w:rsidRDefault="00080F11" w:rsidP="00080F11">
      <w:pPr>
        <w:pStyle w:val="ListParagraph"/>
        <w:numPr>
          <w:ilvl w:val="0"/>
          <w:numId w:val="12"/>
        </w:numPr>
        <w:spacing w:before="2" w:after="2" w:line="360" w:lineRule="auto"/>
        <w:ind w:left="714" w:hanging="357"/>
        <w:contextualSpacing w:val="0"/>
        <w:jc w:val="both"/>
        <w:rPr>
          <w:rFonts w:ascii="Times New Roman" w:eastAsia="Calibri" w:hAnsi="Times New Roman" w:cs="Times New Roman"/>
          <w:noProof/>
          <w:sz w:val="28"/>
          <w:lang w:val="en-GB"/>
        </w:rPr>
      </w:pPr>
      <w:r w:rsidRPr="00080F11">
        <w:rPr>
          <w:rFonts w:ascii="Times New Roman" w:eastAsia="Calibri" w:hAnsi="Times New Roman" w:cs="Times New Roman"/>
          <w:noProof/>
          <w:sz w:val="28"/>
        </w:rPr>
        <w:t>Services limited to the passengers and drivers in Chiang Mai only</w:t>
      </w:r>
    </w:p>
    <w:p w14:paraId="5EB73DCB" w14:textId="77777777" w:rsidR="00080F11" w:rsidRPr="00080F11" w:rsidRDefault="00080F11" w:rsidP="00080F11">
      <w:pPr>
        <w:pStyle w:val="ListParagraph"/>
        <w:numPr>
          <w:ilvl w:val="0"/>
          <w:numId w:val="12"/>
        </w:numPr>
        <w:spacing w:before="2" w:after="2" w:line="360" w:lineRule="auto"/>
        <w:ind w:left="714" w:hanging="357"/>
        <w:contextualSpacing w:val="0"/>
        <w:jc w:val="both"/>
        <w:rPr>
          <w:rFonts w:ascii="Times New Roman" w:eastAsia="Calibri" w:hAnsi="Times New Roman" w:cs="Times New Roman"/>
          <w:noProof/>
          <w:sz w:val="28"/>
          <w:lang w:val="en-GB"/>
        </w:rPr>
      </w:pPr>
      <w:r w:rsidRPr="00080F11">
        <w:rPr>
          <w:rFonts w:ascii="Times New Roman" w:eastAsia="Calibri" w:hAnsi="Times New Roman" w:cs="Times New Roman"/>
          <w:noProof/>
          <w:sz w:val="28"/>
        </w:rPr>
        <w:t>Services are limited to the registered taxis and passengers only.</w:t>
      </w:r>
      <w:r w:rsidRPr="00080F11">
        <w:rPr>
          <w:rFonts w:ascii="Times New Roman" w:eastAsia="Calibri" w:hAnsi="Times New Roman" w:cs="Times New Roman"/>
          <w:noProof/>
          <w:sz w:val="28"/>
        </w:rPr>
        <w:br/>
        <w:t>(Registration required before using the app)</w:t>
      </w:r>
    </w:p>
    <w:p w14:paraId="36CA7794" w14:textId="77777777" w:rsidR="00080F11" w:rsidRPr="00080F11" w:rsidRDefault="00080F11" w:rsidP="00080F11">
      <w:pPr>
        <w:spacing w:before="1" w:after="1" w:line="360" w:lineRule="auto"/>
        <w:jc w:val="both"/>
        <w:rPr>
          <w:rFonts w:ascii="Times New Roman" w:eastAsia="Calibri" w:hAnsi="Times New Roman" w:cs="Times New Roman"/>
          <w:noProof/>
          <w:sz w:val="28"/>
        </w:rPr>
      </w:pPr>
    </w:p>
    <w:p w14:paraId="105A32A6" w14:textId="77777777" w:rsidR="00080F11" w:rsidRDefault="00080F11" w:rsidP="00080F11">
      <w:pPr>
        <w:spacing w:before="2" w:after="2" w:line="360" w:lineRule="auto"/>
        <w:jc w:val="both"/>
        <w:rPr>
          <w:rFonts w:ascii="Times New Roman" w:eastAsia="Calibri" w:hAnsi="Times New Roman" w:cs="Times New Roman"/>
          <w:noProof/>
          <w:sz w:val="28"/>
        </w:rPr>
      </w:pPr>
      <w:r w:rsidRPr="00080F11">
        <w:rPr>
          <w:rFonts w:ascii="Times New Roman" w:hAnsi="Times New Roman"/>
          <w:sz w:val="28"/>
        </w:rPr>
        <w:t xml:space="preserve">This application aims </w:t>
      </w:r>
      <w:r w:rsidRPr="00080F11">
        <w:rPr>
          <w:rFonts w:ascii="Times New Roman" w:eastAsia="Calibri" w:hAnsi="Times New Roman" w:cs="Times New Roman"/>
          <w:noProof/>
          <w:sz w:val="28"/>
        </w:rPr>
        <w:t>provide passengers with a more convenient and efficient</w:t>
      </w:r>
      <w:r w:rsidRPr="00080F11">
        <w:rPr>
          <w:rFonts w:ascii="Times New Roman" w:eastAsia="Calibri" w:hAnsi="Times New Roman"/>
          <w:noProof/>
          <w:sz w:val="28"/>
        </w:rPr>
        <w:t xml:space="preserve">  </w:t>
      </w:r>
      <w:r w:rsidRPr="00080F11">
        <w:rPr>
          <w:rFonts w:ascii="Times New Roman" w:eastAsia="Calibri" w:hAnsi="Times New Roman" w:cs="Times New Roman"/>
          <w:noProof/>
          <w:sz w:val="28"/>
        </w:rPr>
        <w:t xml:space="preserve">     </w:t>
      </w:r>
      <w:r w:rsidRPr="00080F11">
        <w:rPr>
          <w:rFonts w:ascii="Times New Roman" w:eastAsia="Calibri" w:hAnsi="Times New Roman" w:cs="Times New Roman"/>
          <w:noProof/>
          <w:sz w:val="28"/>
        </w:rPr>
        <w:br/>
        <w:t>method of getting a red taxi in Chiang Mai and also to reduce exisiting public transportation problems faced in Chiang Mai by creating a network of red taxis and offering passenger-driver matching services.</w:t>
      </w:r>
    </w:p>
    <w:p w14:paraId="6F55C186" w14:textId="77777777" w:rsidR="00080F11" w:rsidRDefault="00080F11" w:rsidP="00080F11">
      <w:pPr>
        <w:spacing w:before="2" w:after="2" w:line="360" w:lineRule="auto"/>
        <w:jc w:val="both"/>
        <w:rPr>
          <w:rFonts w:ascii="Times New Roman" w:eastAsia="Calibri" w:hAnsi="Times New Roman" w:cs="Times New Roman"/>
          <w:noProof/>
          <w:sz w:val="28"/>
        </w:rPr>
      </w:pPr>
    </w:p>
    <w:p w14:paraId="47EE2CDD" w14:textId="77777777" w:rsidR="00080F11" w:rsidRDefault="00080F11" w:rsidP="00080F11">
      <w:pPr>
        <w:pStyle w:val="NormalWeb"/>
        <w:spacing w:before="2" w:after="2"/>
        <w:rPr>
          <w:b/>
          <w:bCs/>
          <w:sz w:val="28"/>
          <w:szCs w:val="28"/>
        </w:rPr>
      </w:pPr>
      <w:r>
        <w:rPr>
          <w:b/>
          <w:bCs/>
          <w:sz w:val="28"/>
          <w:szCs w:val="28"/>
        </w:rPr>
        <w:t xml:space="preserve">1.3 Operating Environment </w:t>
      </w:r>
    </w:p>
    <w:p w14:paraId="173BE571" w14:textId="77777777" w:rsidR="00080F11" w:rsidRPr="00080F11" w:rsidRDefault="00080F11" w:rsidP="00080F11">
      <w:pPr>
        <w:pStyle w:val="NormalWeb"/>
        <w:spacing w:before="2" w:after="2"/>
        <w:rPr>
          <w:b/>
          <w:bCs/>
          <w:sz w:val="28"/>
          <w:szCs w:val="28"/>
        </w:rPr>
      </w:pPr>
    </w:p>
    <w:p w14:paraId="6FDDDAA4" w14:textId="77777777" w:rsidR="00080F11" w:rsidRPr="00080F11" w:rsidRDefault="00080F11" w:rsidP="00080F11">
      <w:pPr>
        <w:pStyle w:val="NormalWeb"/>
        <w:spacing w:before="2" w:after="2"/>
        <w:rPr>
          <w:sz w:val="28"/>
          <w:szCs w:val="28"/>
        </w:rPr>
      </w:pPr>
    </w:p>
    <w:p w14:paraId="2D19C76E" w14:textId="77777777" w:rsidR="00080F11" w:rsidRPr="00080F11" w:rsidRDefault="00080F11" w:rsidP="00080F11">
      <w:pPr>
        <w:pStyle w:val="NormalWeb"/>
        <w:spacing w:before="2" w:after="2" w:line="360" w:lineRule="auto"/>
        <w:rPr>
          <w:rFonts w:ascii="Times New Roman" w:eastAsia="Calibri" w:hAnsi="Times New Roman"/>
          <w:noProof/>
          <w:sz w:val="28"/>
          <w:szCs w:val="28"/>
          <w:lang w:val="en-GB"/>
        </w:rPr>
      </w:pPr>
      <w:r w:rsidRPr="00080F11">
        <w:rPr>
          <w:rFonts w:ascii="Times New Roman" w:hAnsi="Times New Roman"/>
          <w:sz w:val="28"/>
          <w:szCs w:val="28"/>
        </w:rPr>
        <w:t>The Chiang Mai Red Taxi Service is developed on an Android operating system. Users of this application are required to have an active Internet connection and have an Android smart phone that runs on Android OS 4.3 or later.</w:t>
      </w:r>
      <w:r w:rsidRPr="00080F11">
        <w:rPr>
          <w:rFonts w:ascii="Times New Roman" w:eastAsia="Calibri" w:hAnsi="Times New Roman"/>
          <w:noProof/>
          <w:sz w:val="28"/>
          <w:szCs w:val="28"/>
          <w:lang w:val="en-GB"/>
        </w:rPr>
        <w:t xml:space="preserve"> </w:t>
      </w:r>
      <w:r w:rsidRPr="00080F11">
        <w:rPr>
          <w:rFonts w:ascii="Times New Roman" w:eastAsia="Calibri" w:hAnsi="Times New Roman"/>
          <w:noProof/>
          <w:sz w:val="28"/>
          <w:szCs w:val="28"/>
          <w:lang w:val="en-GB"/>
        </w:rPr>
        <w:br/>
      </w:r>
    </w:p>
    <w:tbl>
      <w:tblPr>
        <w:tblStyle w:val="TableGrid"/>
        <w:tblW w:w="0" w:type="auto"/>
        <w:tblLook w:val="00BF" w:firstRow="1" w:lastRow="0" w:firstColumn="1" w:lastColumn="0" w:noHBand="0" w:noVBand="0"/>
      </w:tblPr>
      <w:tblGrid>
        <w:gridCol w:w="4080"/>
        <w:gridCol w:w="4418"/>
      </w:tblGrid>
      <w:tr w:rsidR="00080F11" w:rsidRPr="00080F11" w14:paraId="385D785F" w14:textId="77777777" w:rsidTr="006125D2">
        <w:trPr>
          <w:trHeight w:val="383"/>
        </w:trPr>
        <w:tc>
          <w:tcPr>
            <w:tcW w:w="8498" w:type="dxa"/>
            <w:gridSpan w:val="2"/>
          </w:tcPr>
          <w:p w14:paraId="5104988F" w14:textId="77777777" w:rsidR="00080F11" w:rsidRPr="00080F11" w:rsidRDefault="00080F11" w:rsidP="006125D2">
            <w:pPr>
              <w:spacing w:before="2" w:after="2" w:line="276" w:lineRule="auto"/>
              <w:jc w:val="center"/>
              <w:rPr>
                <w:rFonts w:ascii="Times New Roman" w:eastAsia="Calibri" w:hAnsi="Times New Roman" w:cs="Times New Roman"/>
                <w:b/>
                <w:noProof/>
                <w:sz w:val="28"/>
                <w:u w:val="single"/>
              </w:rPr>
            </w:pPr>
            <w:r w:rsidRPr="00080F11">
              <w:rPr>
                <w:rFonts w:ascii="Times New Roman" w:eastAsia="Calibri" w:hAnsi="Times New Roman" w:cs="Times New Roman"/>
                <w:b/>
                <w:noProof/>
                <w:sz w:val="28"/>
                <w:u w:val="single"/>
              </w:rPr>
              <w:t>Technology Used</w:t>
            </w:r>
          </w:p>
        </w:tc>
      </w:tr>
      <w:tr w:rsidR="00080F11" w:rsidRPr="00080F11" w14:paraId="00D186A0" w14:textId="77777777" w:rsidTr="006125D2">
        <w:tc>
          <w:tcPr>
            <w:tcW w:w="4080" w:type="dxa"/>
            <w:tcBorders>
              <w:right w:val="single" w:sz="4" w:space="0" w:color="auto"/>
            </w:tcBorders>
          </w:tcPr>
          <w:p w14:paraId="74DFA6DB"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Android Operating System</w:t>
            </w:r>
          </w:p>
        </w:tc>
        <w:tc>
          <w:tcPr>
            <w:tcW w:w="4418" w:type="dxa"/>
            <w:tcBorders>
              <w:left w:val="single" w:sz="4" w:space="0" w:color="auto"/>
            </w:tcBorders>
          </w:tcPr>
          <w:p w14:paraId="4311114D"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hAnsi="Times New Roman"/>
                <w:sz w:val="28"/>
              </w:rPr>
              <w:t xml:space="preserve">Version 4.3 or later </w:t>
            </w:r>
          </w:p>
        </w:tc>
      </w:tr>
      <w:tr w:rsidR="00080F11" w:rsidRPr="00080F11" w14:paraId="6E4CFF95" w14:textId="77777777" w:rsidTr="006125D2">
        <w:tc>
          <w:tcPr>
            <w:tcW w:w="4080" w:type="dxa"/>
            <w:tcBorders>
              <w:right w:val="single" w:sz="4" w:space="0" w:color="auto"/>
            </w:tcBorders>
          </w:tcPr>
          <w:p w14:paraId="01265ED4"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 xml:space="preserve">Google Maps </w:t>
            </w:r>
          </w:p>
        </w:tc>
        <w:tc>
          <w:tcPr>
            <w:tcW w:w="4418" w:type="dxa"/>
            <w:tcBorders>
              <w:left w:val="single" w:sz="4" w:space="0" w:color="auto"/>
            </w:tcBorders>
          </w:tcPr>
          <w:p w14:paraId="38108F0F"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Android API</w:t>
            </w:r>
          </w:p>
        </w:tc>
      </w:tr>
      <w:tr w:rsidR="00080F11" w:rsidRPr="00080F11" w14:paraId="51F16730" w14:textId="77777777" w:rsidTr="006125D2">
        <w:tc>
          <w:tcPr>
            <w:tcW w:w="4080" w:type="dxa"/>
            <w:tcBorders>
              <w:right w:val="single" w:sz="4" w:space="0" w:color="auto"/>
            </w:tcBorders>
          </w:tcPr>
          <w:p w14:paraId="1AF5F383"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JSON</w:t>
            </w:r>
          </w:p>
        </w:tc>
        <w:tc>
          <w:tcPr>
            <w:tcW w:w="4418" w:type="dxa"/>
            <w:tcBorders>
              <w:left w:val="single" w:sz="4" w:space="0" w:color="auto"/>
            </w:tcBorders>
          </w:tcPr>
          <w:p w14:paraId="688BB025"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w:t>
            </w:r>
          </w:p>
        </w:tc>
      </w:tr>
      <w:tr w:rsidR="00080F11" w:rsidRPr="00080F11" w14:paraId="391B0678" w14:textId="77777777" w:rsidTr="006125D2">
        <w:tc>
          <w:tcPr>
            <w:tcW w:w="4080" w:type="dxa"/>
            <w:tcBorders>
              <w:right w:val="single" w:sz="4" w:space="0" w:color="auto"/>
            </w:tcBorders>
          </w:tcPr>
          <w:p w14:paraId="35107DEC"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Java</w:t>
            </w:r>
          </w:p>
        </w:tc>
        <w:tc>
          <w:tcPr>
            <w:tcW w:w="4418" w:type="dxa"/>
            <w:tcBorders>
              <w:left w:val="single" w:sz="4" w:space="0" w:color="auto"/>
            </w:tcBorders>
          </w:tcPr>
          <w:p w14:paraId="54BB8646"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w:t>
            </w:r>
          </w:p>
        </w:tc>
      </w:tr>
      <w:tr w:rsidR="00080F11" w:rsidRPr="00080F11" w14:paraId="58764131" w14:textId="77777777" w:rsidTr="006125D2">
        <w:tc>
          <w:tcPr>
            <w:tcW w:w="4080" w:type="dxa"/>
            <w:tcBorders>
              <w:right w:val="single" w:sz="4" w:space="0" w:color="auto"/>
            </w:tcBorders>
          </w:tcPr>
          <w:p w14:paraId="5CD3F7AB"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MySQL</w:t>
            </w:r>
          </w:p>
        </w:tc>
        <w:tc>
          <w:tcPr>
            <w:tcW w:w="4418" w:type="dxa"/>
            <w:tcBorders>
              <w:left w:val="single" w:sz="4" w:space="0" w:color="auto"/>
            </w:tcBorders>
          </w:tcPr>
          <w:p w14:paraId="4AD13F4D"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w:t>
            </w:r>
          </w:p>
        </w:tc>
      </w:tr>
      <w:tr w:rsidR="00080F11" w:rsidRPr="00080F11" w14:paraId="1DE39E75" w14:textId="77777777" w:rsidTr="006125D2">
        <w:tc>
          <w:tcPr>
            <w:tcW w:w="4080" w:type="dxa"/>
            <w:tcBorders>
              <w:right w:val="single" w:sz="4" w:space="0" w:color="auto"/>
            </w:tcBorders>
          </w:tcPr>
          <w:p w14:paraId="4BAFD4EF"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lastRenderedPageBreak/>
              <w:t>Yii Framework</w:t>
            </w:r>
          </w:p>
        </w:tc>
        <w:tc>
          <w:tcPr>
            <w:tcW w:w="4418" w:type="dxa"/>
            <w:tcBorders>
              <w:left w:val="single" w:sz="4" w:space="0" w:color="auto"/>
            </w:tcBorders>
          </w:tcPr>
          <w:p w14:paraId="3388B063"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PHP framework</w:t>
            </w:r>
          </w:p>
        </w:tc>
      </w:tr>
      <w:tr w:rsidR="00080F11" w:rsidRPr="00080F11" w14:paraId="63E4A6F9" w14:textId="77777777" w:rsidTr="006125D2">
        <w:tc>
          <w:tcPr>
            <w:tcW w:w="4080" w:type="dxa"/>
            <w:tcBorders>
              <w:right w:val="single" w:sz="4" w:space="0" w:color="auto"/>
            </w:tcBorders>
          </w:tcPr>
          <w:p w14:paraId="4042B5D6"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XAMPP</w:t>
            </w:r>
          </w:p>
        </w:tc>
        <w:tc>
          <w:tcPr>
            <w:tcW w:w="4418" w:type="dxa"/>
            <w:tcBorders>
              <w:left w:val="single" w:sz="4" w:space="0" w:color="auto"/>
            </w:tcBorders>
          </w:tcPr>
          <w:p w14:paraId="5A46A995" w14:textId="77777777" w:rsidR="00080F11" w:rsidRPr="00080F11" w:rsidRDefault="00080F11" w:rsidP="006125D2">
            <w:pPr>
              <w:spacing w:before="2" w:after="2" w:line="276" w:lineRule="auto"/>
              <w:jc w:val="both"/>
              <w:rPr>
                <w:rFonts w:ascii="Times New Roman" w:eastAsia="Calibri" w:hAnsi="Times New Roman" w:cs="Times New Roman"/>
                <w:noProof/>
                <w:sz w:val="28"/>
              </w:rPr>
            </w:pPr>
            <w:r w:rsidRPr="00080F11">
              <w:rPr>
                <w:rFonts w:ascii="Times New Roman" w:eastAsia="Calibri" w:hAnsi="Times New Roman" w:cs="Times New Roman"/>
                <w:noProof/>
                <w:sz w:val="28"/>
              </w:rPr>
              <w:t>Opensource webserver package</w:t>
            </w:r>
          </w:p>
        </w:tc>
      </w:tr>
    </w:tbl>
    <w:p w14:paraId="55E6833C" w14:textId="77777777" w:rsidR="00080F11" w:rsidRPr="00080F11" w:rsidRDefault="00080F11" w:rsidP="00080F11">
      <w:pPr>
        <w:spacing w:before="2" w:after="2"/>
        <w:jc w:val="both"/>
        <w:rPr>
          <w:rFonts w:ascii="Times New Roman" w:eastAsia="Calibri" w:hAnsi="Times New Roman" w:cs="Times New Roman"/>
          <w:noProof/>
          <w:sz w:val="28"/>
        </w:rPr>
      </w:pPr>
    </w:p>
    <w:p w14:paraId="07457A67" w14:textId="77777777" w:rsidR="00080F11" w:rsidRPr="00080F11" w:rsidRDefault="00080F11" w:rsidP="00080F11">
      <w:pPr>
        <w:spacing w:beforeLines="1" w:before="2" w:afterLines="1" w:after="2"/>
        <w:rPr>
          <w:rFonts w:ascii="Times" w:hAnsi="Times" w:cs="Times New Roman"/>
          <w:sz w:val="28"/>
        </w:rPr>
      </w:pPr>
      <w:r w:rsidRPr="00080F11">
        <w:rPr>
          <w:rFonts w:ascii="Times" w:hAnsi="Times" w:cs="Times New Roman"/>
          <w:b/>
          <w:bCs/>
          <w:sz w:val="28"/>
        </w:rPr>
        <w:t xml:space="preserve">1.4 Definition, Acronyms and Abbreviation </w:t>
      </w:r>
      <w:r w:rsidRPr="00080F11">
        <w:rPr>
          <w:rFonts w:ascii="Times" w:hAnsi="Times" w:cs="Times New Roman"/>
          <w:b/>
          <w:bCs/>
          <w:sz w:val="28"/>
        </w:rPr>
        <w:br/>
      </w:r>
      <w:r w:rsidRPr="00080F11">
        <w:rPr>
          <w:rFonts w:ascii="Times" w:hAnsi="Times" w:cs="Times New Roman"/>
          <w:b/>
          <w:bCs/>
          <w:sz w:val="28"/>
        </w:rPr>
        <w:br/>
        <w:t>1.4.1 Key Definitions</w:t>
      </w:r>
    </w:p>
    <w:p w14:paraId="0F758096" w14:textId="77777777" w:rsidR="00080F11" w:rsidRPr="00080F11" w:rsidRDefault="00080F11" w:rsidP="00080F11">
      <w:pPr>
        <w:spacing w:beforeLines="1" w:before="2" w:afterLines="1" w:after="2"/>
        <w:rPr>
          <w:rFonts w:ascii="Times" w:hAnsi="Times" w:cs="Times New Roman"/>
          <w:sz w:val="28"/>
        </w:rPr>
      </w:pPr>
    </w:p>
    <w:tbl>
      <w:tblPr>
        <w:tblStyle w:val="TableGrid"/>
        <w:tblW w:w="9322" w:type="dxa"/>
        <w:tblLook w:val="00BF" w:firstRow="1" w:lastRow="0" w:firstColumn="1" w:lastColumn="0" w:noHBand="0" w:noVBand="0"/>
      </w:tblPr>
      <w:tblGrid>
        <w:gridCol w:w="1787"/>
        <w:gridCol w:w="7535"/>
      </w:tblGrid>
      <w:tr w:rsidR="00080F11" w:rsidRPr="00080F11" w14:paraId="7E0B4BB3" w14:textId="77777777" w:rsidTr="006125D2">
        <w:tc>
          <w:tcPr>
            <w:tcW w:w="1563" w:type="dxa"/>
            <w:tcBorders>
              <w:right w:val="single" w:sz="4" w:space="0" w:color="auto"/>
            </w:tcBorders>
          </w:tcPr>
          <w:p w14:paraId="29D2B2B1" w14:textId="77777777" w:rsidR="00080F11" w:rsidRPr="00080F11" w:rsidRDefault="00080F11" w:rsidP="006125D2">
            <w:pPr>
              <w:spacing w:before="2" w:after="2" w:line="276" w:lineRule="auto"/>
              <w:jc w:val="center"/>
              <w:rPr>
                <w:rFonts w:ascii="Times New Roman" w:eastAsia="Calibri" w:hAnsi="Times New Roman" w:cs="Times New Roman"/>
                <w:noProof/>
                <w:sz w:val="28"/>
              </w:rPr>
            </w:pPr>
            <w:r w:rsidRPr="00080F11">
              <w:rPr>
                <w:rFonts w:ascii="Times" w:hAnsi="Times" w:cs="Times New Roman"/>
                <w:b/>
                <w:bCs/>
                <w:sz w:val="28"/>
              </w:rPr>
              <w:t>IEEE</w:t>
            </w:r>
          </w:p>
        </w:tc>
        <w:tc>
          <w:tcPr>
            <w:tcW w:w="7759" w:type="dxa"/>
            <w:tcBorders>
              <w:left w:val="single" w:sz="4" w:space="0" w:color="auto"/>
            </w:tcBorders>
          </w:tcPr>
          <w:p w14:paraId="131DEC9F" w14:textId="77777777" w:rsidR="00080F11" w:rsidRPr="00080F11" w:rsidRDefault="00080F11" w:rsidP="006125D2">
            <w:pPr>
              <w:spacing w:beforeLines="1" w:before="2" w:afterLines="1" w:after="2"/>
              <w:rPr>
                <w:rFonts w:ascii="Times" w:hAnsi="Times" w:cs="Times New Roman"/>
                <w:sz w:val="28"/>
              </w:rPr>
            </w:pPr>
            <w:r w:rsidRPr="00080F11">
              <w:rPr>
                <w:rFonts w:ascii="Times New Roman" w:hAnsi="Times New Roman" w:cs="Times New Roman"/>
                <w:sz w:val="28"/>
              </w:rPr>
              <w:t>Institute for Electrical and Electronics Engineers. Biggest global interest group for engineers of different branches and for computer scientists. [IEEE90]</w:t>
            </w:r>
          </w:p>
        </w:tc>
      </w:tr>
      <w:tr w:rsidR="00080F11" w:rsidRPr="00080F11" w14:paraId="0708D207" w14:textId="77777777" w:rsidTr="006125D2">
        <w:tc>
          <w:tcPr>
            <w:tcW w:w="1563" w:type="dxa"/>
            <w:tcBorders>
              <w:right w:val="single" w:sz="4" w:space="0" w:color="auto"/>
            </w:tcBorders>
          </w:tcPr>
          <w:p w14:paraId="12641E39" w14:textId="77777777" w:rsidR="00080F11" w:rsidRPr="00080F11" w:rsidRDefault="00080F11" w:rsidP="006125D2">
            <w:pPr>
              <w:spacing w:beforeLines="1" w:before="2" w:afterLines="1" w:after="2"/>
              <w:jc w:val="center"/>
              <w:rPr>
                <w:rFonts w:ascii="Times" w:hAnsi="Times" w:cs="Times New Roman"/>
                <w:sz w:val="28"/>
              </w:rPr>
            </w:pPr>
          </w:p>
          <w:p w14:paraId="25E81E7D" w14:textId="77777777" w:rsidR="00080F11" w:rsidRPr="00080F11" w:rsidRDefault="00080F11" w:rsidP="006125D2">
            <w:pPr>
              <w:spacing w:beforeLines="1" w:before="2" w:afterLines="1" w:after="2"/>
              <w:jc w:val="center"/>
              <w:rPr>
                <w:rFonts w:ascii="Times" w:hAnsi="Times" w:cs="Times New Roman"/>
                <w:sz w:val="28"/>
              </w:rPr>
            </w:pPr>
            <w:r w:rsidRPr="00080F11">
              <w:rPr>
                <w:rFonts w:ascii="Times" w:hAnsi="Times" w:cs="Times New Roman"/>
                <w:b/>
                <w:bCs/>
                <w:sz w:val="28"/>
              </w:rPr>
              <w:t>Feature</w:t>
            </w:r>
          </w:p>
          <w:p w14:paraId="54E67A93" w14:textId="77777777" w:rsidR="00080F11" w:rsidRPr="00080F11" w:rsidRDefault="00080F11" w:rsidP="006125D2">
            <w:pPr>
              <w:spacing w:beforeLines="1" w:before="2" w:afterLines="1" w:after="2"/>
              <w:jc w:val="center"/>
              <w:rPr>
                <w:rFonts w:ascii="Times" w:hAnsi="Times" w:cs="Times New Roman"/>
                <w:sz w:val="28"/>
              </w:rPr>
            </w:pPr>
          </w:p>
          <w:p w14:paraId="28F93916" w14:textId="77777777" w:rsidR="00080F11" w:rsidRPr="00080F11" w:rsidRDefault="00080F11" w:rsidP="006125D2">
            <w:pPr>
              <w:spacing w:before="2" w:after="2" w:line="276" w:lineRule="auto"/>
              <w:jc w:val="center"/>
              <w:rPr>
                <w:rFonts w:ascii="Times New Roman" w:eastAsia="Calibri" w:hAnsi="Times New Roman" w:cs="Times New Roman"/>
                <w:noProof/>
                <w:sz w:val="28"/>
              </w:rPr>
            </w:pPr>
          </w:p>
        </w:tc>
        <w:tc>
          <w:tcPr>
            <w:tcW w:w="7759" w:type="dxa"/>
            <w:tcBorders>
              <w:left w:val="single" w:sz="4" w:space="0" w:color="auto"/>
            </w:tcBorders>
          </w:tcPr>
          <w:p w14:paraId="7C0FD91B" w14:textId="77777777" w:rsidR="00080F11" w:rsidRPr="00080F11" w:rsidRDefault="00080F11" w:rsidP="006125D2">
            <w:pPr>
              <w:spacing w:before="2" w:after="2" w:line="276" w:lineRule="auto"/>
              <w:rPr>
                <w:rFonts w:ascii="Times New Roman" w:eastAsia="Calibri" w:hAnsi="Times New Roman" w:cs="Times New Roman"/>
                <w:noProof/>
                <w:sz w:val="28"/>
              </w:rPr>
            </w:pPr>
            <w:r w:rsidRPr="00080F11">
              <w:rPr>
                <w:rFonts w:ascii="Times New Roman" w:hAnsi="Times New Roman" w:cs="Times New Roman"/>
                <w:sz w:val="28"/>
              </w:rPr>
              <w:t xml:space="preserve">Transformation of input parameters to output parameters based on a specified algorithm. It describes the functionality of a product in the language of the product. Used for requirements analysis, design, coding, testing or maintenance. [IEEE90] </w:t>
            </w:r>
          </w:p>
        </w:tc>
      </w:tr>
      <w:tr w:rsidR="00080F11" w:rsidRPr="00080F11" w14:paraId="30A6054B" w14:textId="77777777" w:rsidTr="006125D2">
        <w:tc>
          <w:tcPr>
            <w:tcW w:w="1563" w:type="dxa"/>
            <w:tcBorders>
              <w:right w:val="single" w:sz="4" w:space="0" w:color="auto"/>
            </w:tcBorders>
          </w:tcPr>
          <w:p w14:paraId="786E1BB3" w14:textId="77777777" w:rsidR="00080F11" w:rsidRPr="00080F11" w:rsidRDefault="00080F11" w:rsidP="006125D2">
            <w:pPr>
              <w:spacing w:before="2" w:after="2" w:line="276" w:lineRule="auto"/>
              <w:jc w:val="center"/>
              <w:rPr>
                <w:rFonts w:ascii="Times New Roman" w:eastAsia="Calibri" w:hAnsi="Times New Roman" w:cs="Times New Roman"/>
                <w:noProof/>
                <w:sz w:val="28"/>
              </w:rPr>
            </w:pPr>
            <w:r w:rsidRPr="00080F11">
              <w:rPr>
                <w:rFonts w:ascii="Times" w:hAnsi="Times" w:cs="Times New Roman"/>
                <w:b/>
                <w:bCs/>
                <w:sz w:val="28"/>
              </w:rPr>
              <w:t>Requirement</w:t>
            </w:r>
          </w:p>
        </w:tc>
        <w:tc>
          <w:tcPr>
            <w:tcW w:w="7759" w:type="dxa"/>
            <w:tcBorders>
              <w:left w:val="single" w:sz="4" w:space="0" w:color="auto"/>
            </w:tcBorders>
          </w:tcPr>
          <w:p w14:paraId="332994F8" w14:textId="77777777" w:rsidR="00080F11" w:rsidRPr="00080F11" w:rsidRDefault="00080F11" w:rsidP="006125D2">
            <w:pPr>
              <w:spacing w:before="2" w:after="2" w:line="276" w:lineRule="auto"/>
              <w:rPr>
                <w:rFonts w:ascii="Times New Roman" w:hAnsi="Times New Roman" w:cs="Times New Roman"/>
                <w:sz w:val="28"/>
              </w:rPr>
            </w:pPr>
            <w:r w:rsidRPr="00080F11">
              <w:rPr>
                <w:rFonts w:ascii="Times New Roman" w:hAnsi="Times New Roman" w:cs="Times New Roman"/>
                <w:sz w:val="28"/>
              </w:rPr>
              <w:t xml:space="preserve">(1) A condition or capability needed by a user to solve a problem or achieve an objective. </w:t>
            </w:r>
            <w:r w:rsidRPr="00080F11">
              <w:rPr>
                <w:rFonts w:ascii="Times New Roman" w:hAnsi="Times New Roman" w:cs="Times New Roman"/>
                <w:sz w:val="28"/>
              </w:rPr>
              <w:br/>
              <w:t xml:space="preserve">(2) A condition or capability that must be met or possessed by a system or system component to satisfy a contract, standard, specification, or other formally imposed document. </w:t>
            </w:r>
          </w:p>
          <w:p w14:paraId="5D44BA25" w14:textId="77777777" w:rsidR="00080F11" w:rsidRPr="00080F11" w:rsidRDefault="00080F11" w:rsidP="006125D2">
            <w:pPr>
              <w:spacing w:beforeLines="1" w:before="2" w:afterLines="1" w:after="2"/>
              <w:rPr>
                <w:rFonts w:ascii="Times" w:hAnsi="Times" w:cs="Times New Roman"/>
                <w:sz w:val="28"/>
              </w:rPr>
            </w:pPr>
            <w:r w:rsidRPr="00080F11">
              <w:rPr>
                <w:rFonts w:ascii="Times New Roman" w:hAnsi="Times New Roman" w:cs="Times New Roman"/>
                <w:sz w:val="28"/>
              </w:rPr>
              <w:t>(3) A documented representation of a condition or capability as in definition (1) or (2). [IEEE90]</w:t>
            </w:r>
          </w:p>
        </w:tc>
      </w:tr>
      <w:tr w:rsidR="00080F11" w:rsidRPr="00080F11" w14:paraId="063DA22B" w14:textId="77777777" w:rsidTr="006125D2">
        <w:tc>
          <w:tcPr>
            <w:tcW w:w="1563" w:type="dxa"/>
            <w:tcBorders>
              <w:right w:val="single" w:sz="4" w:space="0" w:color="auto"/>
            </w:tcBorders>
          </w:tcPr>
          <w:p w14:paraId="6C25DEA4" w14:textId="77777777" w:rsidR="00080F11" w:rsidRPr="00080F11" w:rsidRDefault="00080F11" w:rsidP="006125D2">
            <w:pPr>
              <w:spacing w:beforeLines="1" w:before="2" w:afterLines="1" w:after="2"/>
              <w:jc w:val="center"/>
              <w:rPr>
                <w:rFonts w:ascii="Times" w:hAnsi="Times" w:cs="Times New Roman"/>
                <w:sz w:val="28"/>
              </w:rPr>
            </w:pPr>
            <w:r w:rsidRPr="00080F11">
              <w:rPr>
                <w:rFonts w:ascii="Times" w:hAnsi="Times" w:cs="Times New Roman"/>
                <w:b/>
                <w:bCs/>
                <w:sz w:val="28"/>
              </w:rPr>
              <w:t>Use Case</w:t>
            </w:r>
          </w:p>
        </w:tc>
        <w:tc>
          <w:tcPr>
            <w:tcW w:w="7759" w:type="dxa"/>
            <w:tcBorders>
              <w:left w:val="single" w:sz="4" w:space="0" w:color="auto"/>
            </w:tcBorders>
          </w:tcPr>
          <w:p w14:paraId="03DB35F7" w14:textId="77777777" w:rsidR="00080F11" w:rsidRPr="00080F11" w:rsidRDefault="00080F11" w:rsidP="006125D2">
            <w:pPr>
              <w:spacing w:beforeLines="1" w:before="2" w:afterLines="1" w:after="2"/>
              <w:rPr>
                <w:rFonts w:ascii="Times" w:hAnsi="Times" w:cs="Times New Roman"/>
                <w:sz w:val="28"/>
              </w:rPr>
            </w:pPr>
            <w:r w:rsidRPr="00080F11">
              <w:rPr>
                <w:rFonts w:ascii="Times New Roman" w:hAnsi="Times New Roman" w:cs="Times New Roman"/>
                <w:sz w:val="28"/>
              </w:rPr>
              <w:t xml:space="preserve">(1) Concept to describe a system based on usage of system resources by its environment. Characterized by an objective set of interactions within and at the borders of that system. </w:t>
            </w:r>
          </w:p>
          <w:p w14:paraId="0BB1E5ED" w14:textId="77777777" w:rsidR="00080F11" w:rsidRPr="00080F11" w:rsidRDefault="00080F11" w:rsidP="006125D2">
            <w:pPr>
              <w:spacing w:beforeLines="1" w:before="2" w:afterLines="1" w:after="2"/>
              <w:rPr>
                <w:rFonts w:ascii="Times New Roman" w:hAnsi="Times New Roman" w:cs="Times New Roman"/>
                <w:sz w:val="28"/>
              </w:rPr>
            </w:pPr>
            <w:r w:rsidRPr="00080F11">
              <w:rPr>
                <w:rFonts w:ascii="Times New Roman" w:hAnsi="Times New Roman" w:cs="Times New Roman"/>
                <w:sz w:val="28"/>
              </w:rPr>
              <w:t xml:space="preserve">(2) Notation from UML for describing a scenario (Usage approach, operational scenario) from the perspective of its users. [IEEE90] </w:t>
            </w:r>
          </w:p>
          <w:p w14:paraId="42CE7A7B" w14:textId="77777777" w:rsidR="00080F11" w:rsidRPr="00080F11" w:rsidRDefault="00080F11" w:rsidP="006125D2">
            <w:pPr>
              <w:spacing w:beforeLines="1" w:before="2" w:afterLines="1" w:after="2"/>
              <w:rPr>
                <w:rFonts w:ascii="Times" w:hAnsi="Times" w:cs="Times New Roman"/>
                <w:sz w:val="28"/>
              </w:rPr>
            </w:pPr>
          </w:p>
        </w:tc>
      </w:tr>
      <w:tr w:rsidR="00080F11" w:rsidRPr="00080F11" w14:paraId="49A12FBC" w14:textId="77777777" w:rsidTr="006125D2">
        <w:tc>
          <w:tcPr>
            <w:tcW w:w="1563" w:type="dxa"/>
            <w:tcBorders>
              <w:right w:val="single" w:sz="4" w:space="0" w:color="auto"/>
            </w:tcBorders>
          </w:tcPr>
          <w:p w14:paraId="05830B2A" w14:textId="77777777" w:rsidR="00080F11" w:rsidRPr="00080F11" w:rsidRDefault="00080F11" w:rsidP="006125D2">
            <w:pPr>
              <w:spacing w:beforeLines="1" w:before="2" w:afterLines="1" w:after="2"/>
              <w:rPr>
                <w:rFonts w:ascii="Times" w:hAnsi="Times" w:cs="Times New Roman"/>
                <w:sz w:val="28"/>
              </w:rPr>
            </w:pPr>
            <w:r w:rsidRPr="00080F11">
              <w:rPr>
                <w:rFonts w:ascii="Times" w:hAnsi="Times" w:cs="Times New Roman"/>
                <w:b/>
                <w:bCs/>
                <w:sz w:val="28"/>
              </w:rPr>
              <w:t xml:space="preserve">Specification </w:t>
            </w:r>
          </w:p>
          <w:p w14:paraId="0F4FFEF0" w14:textId="77777777" w:rsidR="00080F11" w:rsidRPr="00080F11" w:rsidRDefault="00080F11" w:rsidP="006125D2">
            <w:pPr>
              <w:spacing w:beforeLines="1" w:before="2" w:afterLines="1" w:after="2"/>
              <w:jc w:val="center"/>
              <w:rPr>
                <w:rFonts w:ascii="Times" w:hAnsi="Times" w:cs="Times New Roman"/>
                <w:b/>
                <w:bCs/>
                <w:sz w:val="28"/>
              </w:rPr>
            </w:pPr>
          </w:p>
        </w:tc>
        <w:tc>
          <w:tcPr>
            <w:tcW w:w="7759" w:type="dxa"/>
            <w:tcBorders>
              <w:left w:val="single" w:sz="4" w:space="0" w:color="auto"/>
            </w:tcBorders>
          </w:tcPr>
          <w:p w14:paraId="0AF3E4E7" w14:textId="77777777" w:rsidR="00080F11" w:rsidRPr="00080F11" w:rsidRDefault="00080F11" w:rsidP="006125D2">
            <w:pPr>
              <w:spacing w:beforeLines="1" w:before="2" w:afterLines="1" w:after="2"/>
              <w:rPr>
                <w:rFonts w:ascii="Times" w:hAnsi="Times" w:cs="Times New Roman"/>
                <w:sz w:val="28"/>
              </w:rPr>
            </w:pPr>
            <w:r w:rsidRPr="00080F11">
              <w:rPr>
                <w:rFonts w:ascii="Times New Roman" w:hAnsi="Times New Roman" w:cs="Times New Roman"/>
                <w:sz w:val="28"/>
              </w:rPr>
              <w:t xml:space="preserve">Precise description of an activity or work product which serves as basis or input for further activities or work product. A specification can comprise requirements to a product and how they will be solved. Different parts of a specification (e.g., what is to be done, how it will be done) must not be mixed. [IEEE90] </w:t>
            </w:r>
          </w:p>
        </w:tc>
      </w:tr>
      <w:tr w:rsidR="00080F11" w:rsidRPr="00080F11" w14:paraId="7CC39239" w14:textId="77777777" w:rsidTr="006125D2">
        <w:tc>
          <w:tcPr>
            <w:tcW w:w="1563" w:type="dxa"/>
            <w:tcBorders>
              <w:right w:val="single" w:sz="4" w:space="0" w:color="auto"/>
            </w:tcBorders>
          </w:tcPr>
          <w:p w14:paraId="47B11384" w14:textId="77777777" w:rsidR="00080F11" w:rsidRPr="00080F11" w:rsidRDefault="00080F11" w:rsidP="006125D2">
            <w:pPr>
              <w:spacing w:beforeLines="1" w:before="2" w:afterLines="1" w:after="2"/>
              <w:rPr>
                <w:rFonts w:ascii="Times" w:hAnsi="Times" w:cs="Times New Roman"/>
                <w:sz w:val="28"/>
              </w:rPr>
            </w:pPr>
            <w:r w:rsidRPr="00080F11">
              <w:rPr>
                <w:rFonts w:ascii="Times" w:hAnsi="Times" w:cs="Times New Roman"/>
                <w:b/>
                <w:bCs/>
                <w:sz w:val="28"/>
              </w:rPr>
              <w:t>Software Engineering</w:t>
            </w:r>
          </w:p>
          <w:p w14:paraId="6F468F15" w14:textId="77777777" w:rsidR="00080F11" w:rsidRPr="00080F11" w:rsidRDefault="00080F11" w:rsidP="006125D2">
            <w:pPr>
              <w:spacing w:beforeLines="1" w:before="2" w:afterLines="1" w:after="2"/>
              <w:jc w:val="center"/>
              <w:rPr>
                <w:rFonts w:ascii="Times" w:hAnsi="Times" w:cs="Times New Roman"/>
                <w:b/>
                <w:bCs/>
                <w:sz w:val="28"/>
              </w:rPr>
            </w:pPr>
          </w:p>
        </w:tc>
        <w:tc>
          <w:tcPr>
            <w:tcW w:w="7759" w:type="dxa"/>
            <w:tcBorders>
              <w:left w:val="single" w:sz="4" w:space="0" w:color="auto"/>
            </w:tcBorders>
          </w:tcPr>
          <w:p w14:paraId="00EC1A8F" w14:textId="77777777" w:rsidR="00080F11" w:rsidRPr="00080F11" w:rsidRDefault="00080F11" w:rsidP="006125D2">
            <w:pPr>
              <w:spacing w:beforeLines="1" w:before="2" w:afterLines="1" w:after="2"/>
              <w:rPr>
                <w:rFonts w:ascii="Times" w:hAnsi="Times" w:cs="Times New Roman"/>
                <w:sz w:val="28"/>
              </w:rPr>
            </w:pPr>
            <w:r w:rsidRPr="00080F11">
              <w:rPr>
                <w:rFonts w:ascii="Times New Roman" w:hAnsi="Times New Roman" w:cs="Times New Roman"/>
                <w:sz w:val="28"/>
              </w:rPr>
              <w:t xml:space="preserve">The application of a systematic, disciplined, quantifiable approach to the development, operation, and maintenance of software; that is, the application of engineering to software. [IEEE90] </w:t>
            </w:r>
          </w:p>
        </w:tc>
      </w:tr>
    </w:tbl>
    <w:p w14:paraId="75CD9056" w14:textId="77777777" w:rsidR="00080F11" w:rsidRPr="00080F11" w:rsidRDefault="00080F11" w:rsidP="00080F11">
      <w:pPr>
        <w:spacing w:beforeLines="1" w:before="2" w:afterLines="1" w:after="2"/>
        <w:rPr>
          <w:sz w:val="28"/>
        </w:rPr>
      </w:pPr>
    </w:p>
    <w:p w14:paraId="6A2733BE" w14:textId="77777777" w:rsidR="00080F11" w:rsidRPr="00080F11" w:rsidRDefault="00080F11" w:rsidP="00080F11">
      <w:pPr>
        <w:spacing w:beforeLines="1" w:before="2" w:afterLines="1" w:after="2"/>
        <w:rPr>
          <w:rFonts w:ascii="Times" w:hAnsi="Times" w:cs="Times New Roman"/>
          <w:b/>
          <w:bCs/>
          <w:sz w:val="28"/>
        </w:rPr>
      </w:pPr>
      <w:r w:rsidRPr="00080F11">
        <w:rPr>
          <w:rFonts w:ascii="Times" w:hAnsi="Times" w:cs="Times New Roman"/>
          <w:b/>
          <w:bCs/>
          <w:sz w:val="28"/>
        </w:rPr>
        <w:t>1.5.1 Key Acronyms and Abbreviations</w:t>
      </w:r>
    </w:p>
    <w:p w14:paraId="7CF8EDA4" w14:textId="77777777" w:rsidR="00080F11" w:rsidRPr="00080F11" w:rsidRDefault="00080F11" w:rsidP="00080F11">
      <w:pPr>
        <w:spacing w:beforeLines="1" w:before="2" w:afterLines="1" w:after="2"/>
        <w:rPr>
          <w:rFonts w:ascii="Times" w:hAnsi="Times" w:cs="Times New Roman"/>
          <w:b/>
          <w:bCs/>
          <w:sz w:val="28"/>
        </w:rPr>
      </w:pPr>
    </w:p>
    <w:tbl>
      <w:tblPr>
        <w:tblStyle w:val="TableGrid"/>
        <w:tblW w:w="9322" w:type="dxa"/>
        <w:tblLook w:val="00BF" w:firstRow="1" w:lastRow="0" w:firstColumn="1" w:lastColumn="0" w:noHBand="0" w:noVBand="0"/>
      </w:tblPr>
      <w:tblGrid>
        <w:gridCol w:w="4249"/>
        <w:gridCol w:w="5073"/>
      </w:tblGrid>
      <w:tr w:rsidR="00080F11" w:rsidRPr="00080F11" w14:paraId="5BB3E430" w14:textId="77777777" w:rsidTr="006125D2">
        <w:trPr>
          <w:trHeight w:val="351"/>
        </w:trPr>
        <w:tc>
          <w:tcPr>
            <w:tcW w:w="4249" w:type="dxa"/>
          </w:tcPr>
          <w:p w14:paraId="74C1A2D0" w14:textId="77777777" w:rsidR="00080F11" w:rsidRPr="00080F11" w:rsidRDefault="00080F11" w:rsidP="006125D2">
            <w:pPr>
              <w:spacing w:beforeLines="1" w:before="2" w:afterLines="1" w:after="2"/>
              <w:jc w:val="center"/>
              <w:rPr>
                <w:rFonts w:ascii="Times" w:hAnsi="Times" w:cs="Times New Roman"/>
                <w:sz w:val="28"/>
              </w:rPr>
            </w:pPr>
            <w:r w:rsidRPr="00080F11">
              <w:rPr>
                <w:rFonts w:ascii="Times" w:hAnsi="Times" w:cs="Times New Roman"/>
                <w:b/>
                <w:bCs/>
                <w:sz w:val="28"/>
              </w:rPr>
              <w:lastRenderedPageBreak/>
              <w:t>URS-XX</w:t>
            </w:r>
          </w:p>
        </w:tc>
        <w:tc>
          <w:tcPr>
            <w:tcW w:w="5073" w:type="dxa"/>
          </w:tcPr>
          <w:p w14:paraId="438FF7AE" w14:textId="77777777" w:rsidR="00080F11" w:rsidRPr="00080F11" w:rsidRDefault="00080F11" w:rsidP="006125D2">
            <w:pPr>
              <w:spacing w:beforeLines="1" w:before="2" w:afterLines="1" w:after="2"/>
              <w:rPr>
                <w:rFonts w:ascii="Times" w:hAnsi="Times" w:cs="Times New Roman"/>
                <w:sz w:val="28"/>
              </w:rPr>
            </w:pPr>
            <w:r w:rsidRPr="00080F11">
              <w:rPr>
                <w:rFonts w:ascii="Times New Roman" w:hAnsi="Times New Roman" w:cs="Times New Roman"/>
                <w:sz w:val="28"/>
              </w:rPr>
              <w:t xml:space="preserve">User Requirement Specification number XX </w:t>
            </w:r>
          </w:p>
          <w:p w14:paraId="051D9A44" w14:textId="77777777" w:rsidR="00080F11" w:rsidRPr="00080F11" w:rsidRDefault="00080F11" w:rsidP="006125D2">
            <w:pPr>
              <w:spacing w:beforeLines="1" w:before="2" w:afterLines="1" w:after="2"/>
              <w:rPr>
                <w:rFonts w:ascii="Times" w:hAnsi="Times" w:cs="Times New Roman"/>
                <w:b/>
                <w:bCs/>
                <w:sz w:val="28"/>
              </w:rPr>
            </w:pPr>
          </w:p>
        </w:tc>
      </w:tr>
      <w:tr w:rsidR="00080F11" w:rsidRPr="00080F11" w14:paraId="5D8FFE41" w14:textId="77777777" w:rsidTr="006125D2">
        <w:trPr>
          <w:trHeight w:val="401"/>
        </w:trPr>
        <w:tc>
          <w:tcPr>
            <w:tcW w:w="4249" w:type="dxa"/>
          </w:tcPr>
          <w:p w14:paraId="1F45FC33" w14:textId="77777777" w:rsidR="00080F11" w:rsidRPr="00080F11" w:rsidRDefault="00080F11" w:rsidP="006125D2">
            <w:pPr>
              <w:spacing w:beforeLines="1" w:before="2" w:afterLines="1" w:after="2"/>
              <w:jc w:val="center"/>
              <w:rPr>
                <w:rFonts w:ascii="Times" w:hAnsi="Times" w:cs="Times New Roman"/>
                <w:sz w:val="28"/>
              </w:rPr>
            </w:pPr>
            <w:r w:rsidRPr="00080F11">
              <w:rPr>
                <w:rFonts w:ascii="Times" w:hAnsi="Times" w:cs="Times New Roman"/>
                <w:b/>
                <w:bCs/>
                <w:sz w:val="28"/>
              </w:rPr>
              <w:t>SRS-XX</w:t>
            </w:r>
          </w:p>
        </w:tc>
        <w:tc>
          <w:tcPr>
            <w:tcW w:w="5073" w:type="dxa"/>
          </w:tcPr>
          <w:p w14:paraId="5AE9068B" w14:textId="77777777" w:rsidR="00080F11" w:rsidRPr="00080F11" w:rsidRDefault="00080F11" w:rsidP="006125D2">
            <w:pPr>
              <w:spacing w:beforeLines="1" w:before="2" w:afterLines="1" w:after="2"/>
              <w:rPr>
                <w:rFonts w:ascii="Times" w:hAnsi="Times" w:cs="Times New Roman"/>
                <w:sz w:val="28"/>
              </w:rPr>
            </w:pPr>
            <w:r w:rsidRPr="00080F11">
              <w:rPr>
                <w:rFonts w:ascii="Times New Roman" w:hAnsi="Times New Roman" w:cs="Times New Roman"/>
                <w:sz w:val="28"/>
              </w:rPr>
              <w:t xml:space="preserve">Software Requirement Specification number XX </w:t>
            </w:r>
          </w:p>
          <w:p w14:paraId="38ACF06B" w14:textId="77777777" w:rsidR="00080F11" w:rsidRPr="00080F11" w:rsidRDefault="00080F11" w:rsidP="006125D2">
            <w:pPr>
              <w:spacing w:beforeLines="1" w:before="2" w:afterLines="1" w:after="2"/>
              <w:rPr>
                <w:rFonts w:ascii="Times" w:hAnsi="Times" w:cs="Times New Roman"/>
                <w:b/>
                <w:bCs/>
                <w:sz w:val="28"/>
              </w:rPr>
            </w:pPr>
          </w:p>
        </w:tc>
      </w:tr>
      <w:tr w:rsidR="00080F11" w:rsidRPr="00080F11" w14:paraId="2AB5238D" w14:textId="77777777" w:rsidTr="006125D2">
        <w:trPr>
          <w:trHeight w:val="437"/>
        </w:trPr>
        <w:tc>
          <w:tcPr>
            <w:tcW w:w="4249" w:type="dxa"/>
          </w:tcPr>
          <w:p w14:paraId="7819E518" w14:textId="77777777" w:rsidR="00080F11" w:rsidRPr="00080F11" w:rsidRDefault="00080F11" w:rsidP="006125D2">
            <w:pPr>
              <w:spacing w:beforeLines="1" w:before="2" w:afterLines="1" w:after="2"/>
              <w:jc w:val="center"/>
              <w:rPr>
                <w:rFonts w:ascii="Times" w:hAnsi="Times" w:cs="Times New Roman"/>
                <w:sz w:val="28"/>
              </w:rPr>
            </w:pPr>
            <w:r w:rsidRPr="00080F11">
              <w:rPr>
                <w:rFonts w:ascii="Times" w:hAnsi="Times" w:cs="Times New Roman"/>
                <w:b/>
                <w:bCs/>
                <w:sz w:val="28"/>
              </w:rPr>
              <w:t>AD-XX</w:t>
            </w:r>
          </w:p>
        </w:tc>
        <w:tc>
          <w:tcPr>
            <w:tcW w:w="5073" w:type="dxa"/>
          </w:tcPr>
          <w:p w14:paraId="1476AFA0" w14:textId="77777777" w:rsidR="00080F11" w:rsidRPr="00080F11" w:rsidRDefault="00080F11" w:rsidP="006125D2">
            <w:pPr>
              <w:spacing w:beforeLines="1" w:before="2" w:afterLines="1" w:after="2"/>
              <w:rPr>
                <w:rFonts w:ascii="Times" w:hAnsi="Times" w:cs="Times New Roman"/>
                <w:sz w:val="28"/>
              </w:rPr>
            </w:pPr>
            <w:r w:rsidRPr="00080F11">
              <w:rPr>
                <w:rFonts w:ascii="Times New Roman" w:hAnsi="Times New Roman" w:cs="Times New Roman"/>
                <w:sz w:val="28"/>
              </w:rPr>
              <w:t xml:space="preserve">Activity Diagram number XX </w:t>
            </w:r>
          </w:p>
          <w:p w14:paraId="283C41CD" w14:textId="77777777" w:rsidR="00080F11" w:rsidRPr="00080F11" w:rsidRDefault="00080F11" w:rsidP="006125D2">
            <w:pPr>
              <w:spacing w:beforeLines="1" w:before="2" w:afterLines="1" w:after="2"/>
              <w:rPr>
                <w:rFonts w:ascii="Times" w:hAnsi="Times" w:cs="Times New Roman"/>
                <w:b/>
                <w:bCs/>
                <w:sz w:val="28"/>
              </w:rPr>
            </w:pPr>
          </w:p>
        </w:tc>
      </w:tr>
      <w:tr w:rsidR="00080F11" w:rsidRPr="00080F11" w14:paraId="65A52114" w14:textId="77777777" w:rsidTr="006125D2">
        <w:trPr>
          <w:trHeight w:val="401"/>
        </w:trPr>
        <w:tc>
          <w:tcPr>
            <w:tcW w:w="4249" w:type="dxa"/>
          </w:tcPr>
          <w:p w14:paraId="0221960B" w14:textId="77777777" w:rsidR="00080F11" w:rsidRPr="00080F11" w:rsidRDefault="00080F11" w:rsidP="006125D2">
            <w:pPr>
              <w:spacing w:beforeLines="1" w:before="2" w:afterLines="1" w:after="2"/>
              <w:jc w:val="center"/>
              <w:rPr>
                <w:rFonts w:ascii="Times" w:hAnsi="Times" w:cs="Times New Roman"/>
                <w:sz w:val="28"/>
              </w:rPr>
            </w:pPr>
            <w:r w:rsidRPr="00080F11">
              <w:rPr>
                <w:rFonts w:ascii="Times" w:hAnsi="Times" w:cs="Times New Roman"/>
                <w:b/>
                <w:bCs/>
                <w:sz w:val="28"/>
              </w:rPr>
              <w:t>UC-XX</w:t>
            </w:r>
          </w:p>
        </w:tc>
        <w:tc>
          <w:tcPr>
            <w:tcW w:w="5073" w:type="dxa"/>
          </w:tcPr>
          <w:p w14:paraId="5D85D1DA" w14:textId="77777777" w:rsidR="00080F11" w:rsidRPr="00080F11" w:rsidRDefault="00080F11" w:rsidP="006125D2">
            <w:pPr>
              <w:spacing w:beforeLines="1" w:before="2" w:afterLines="1" w:after="2"/>
              <w:rPr>
                <w:rFonts w:ascii="Times" w:hAnsi="Times" w:cs="Times New Roman"/>
                <w:sz w:val="28"/>
              </w:rPr>
            </w:pPr>
            <w:r w:rsidRPr="00080F11">
              <w:rPr>
                <w:rFonts w:ascii="Times New Roman" w:hAnsi="Times New Roman" w:cs="Times New Roman"/>
                <w:sz w:val="28"/>
              </w:rPr>
              <w:t>Use Case Description number XX</w:t>
            </w:r>
          </w:p>
          <w:p w14:paraId="71D07854" w14:textId="77777777" w:rsidR="00080F11" w:rsidRPr="00080F11" w:rsidRDefault="00080F11" w:rsidP="006125D2">
            <w:pPr>
              <w:spacing w:beforeLines="1" w:before="2" w:afterLines="1" w:after="2"/>
              <w:rPr>
                <w:rFonts w:ascii="Times" w:hAnsi="Times" w:cs="Times New Roman"/>
                <w:b/>
                <w:bCs/>
                <w:sz w:val="28"/>
              </w:rPr>
            </w:pPr>
          </w:p>
        </w:tc>
      </w:tr>
    </w:tbl>
    <w:p w14:paraId="0AF2F222" w14:textId="77777777" w:rsidR="00080F11" w:rsidRPr="007D7196" w:rsidRDefault="00080F11" w:rsidP="00080F11">
      <w:pPr>
        <w:spacing w:beforeLines="1" w:before="2" w:afterLines="1" w:after="2"/>
        <w:rPr>
          <w:rFonts w:ascii="Times" w:hAnsi="Times" w:cs="Times New Roman"/>
          <w:sz w:val="20"/>
          <w:szCs w:val="20"/>
        </w:rPr>
      </w:pPr>
      <w:r w:rsidRPr="007D7196">
        <w:rPr>
          <w:rFonts w:ascii="Times" w:hAnsi="Times" w:cs="Times New Roman"/>
          <w:b/>
          <w:bCs/>
          <w:sz w:val="28"/>
        </w:rPr>
        <w:t xml:space="preserve"> </w:t>
      </w:r>
    </w:p>
    <w:p w14:paraId="253FAB1D" w14:textId="77777777" w:rsidR="00080F11" w:rsidRPr="00080F11" w:rsidRDefault="00080F11" w:rsidP="00080F11">
      <w:pPr>
        <w:spacing w:before="2" w:after="2" w:line="360" w:lineRule="auto"/>
        <w:jc w:val="both"/>
        <w:rPr>
          <w:rFonts w:ascii="Times New Roman" w:eastAsia="Calibri" w:hAnsi="Times New Roman" w:cs="Times New Roman"/>
          <w:noProof/>
          <w:sz w:val="28"/>
        </w:rPr>
      </w:pPr>
    </w:p>
    <w:p w14:paraId="16944A2F" w14:textId="77777777" w:rsidR="00080F11" w:rsidRPr="00BD66A7" w:rsidRDefault="00080F11" w:rsidP="00BD66A7">
      <w:pPr>
        <w:spacing w:line="360" w:lineRule="auto"/>
        <w:rPr>
          <w:rFonts w:ascii="Times New Roman" w:hAnsi="Times New Roman" w:cs="Times New Roman"/>
          <w:b/>
          <w:bCs/>
          <w:sz w:val="48"/>
          <w:szCs w:val="48"/>
        </w:rPr>
      </w:pPr>
    </w:p>
    <w:p w14:paraId="51EEADF6" w14:textId="77777777" w:rsidR="00BD66A7" w:rsidRPr="00BD66A7" w:rsidRDefault="00BD66A7" w:rsidP="00BD66A7">
      <w:pPr>
        <w:pStyle w:val="ListParagraph"/>
        <w:spacing w:beforeLines="1" w:before="2" w:afterLines="1" w:after="2"/>
        <w:ind w:left="585"/>
        <w:rPr>
          <w:rFonts w:ascii="Times" w:hAnsi="Times" w:cs="Times New Roman"/>
          <w:b/>
          <w:bCs/>
          <w:sz w:val="28"/>
        </w:rPr>
      </w:pPr>
    </w:p>
    <w:p w14:paraId="4C949BBF" w14:textId="77777777" w:rsidR="00BD66A7" w:rsidRPr="00BD66A7" w:rsidRDefault="00BD66A7" w:rsidP="00BD66A7">
      <w:pPr>
        <w:rPr>
          <w:rFonts w:ascii="Times New Roman" w:hAnsi="Times New Roman" w:cs="Times New Roman"/>
          <w:b/>
          <w:bCs/>
          <w:sz w:val="40"/>
          <w:szCs w:val="40"/>
        </w:rPr>
      </w:pPr>
    </w:p>
    <w:p w14:paraId="7C27BF02" w14:textId="77777777" w:rsidR="0017559A" w:rsidRPr="0017559A" w:rsidRDefault="0017559A" w:rsidP="00BD66A7">
      <w:pPr>
        <w:rPr>
          <w:rFonts w:ascii="Times New Roman" w:hAnsi="Times New Roman" w:cs="Times New Roman"/>
          <w:b/>
          <w:bCs/>
          <w:sz w:val="40"/>
          <w:szCs w:val="40"/>
        </w:rPr>
      </w:pPr>
      <w:r w:rsidRPr="0017559A">
        <w:rPr>
          <w:rFonts w:ascii="Times New Roman" w:hAnsi="Times New Roman" w:cs="Times New Roman"/>
          <w:b/>
          <w:bCs/>
          <w:sz w:val="40"/>
          <w:szCs w:val="40"/>
        </w:rPr>
        <w:br w:type="page"/>
      </w:r>
    </w:p>
    <w:p w14:paraId="1BD79AA7" w14:textId="77777777" w:rsidR="007550F6" w:rsidRPr="0017559A" w:rsidRDefault="0017559A" w:rsidP="0017559A">
      <w:pPr>
        <w:spacing w:after="100" w:afterAutospacing="1"/>
        <w:rPr>
          <w:rFonts w:ascii="Times New Roman" w:hAnsi="Times New Roman" w:cs="Times New Roman"/>
          <w:b/>
          <w:bCs/>
          <w:sz w:val="40"/>
          <w:szCs w:val="40"/>
        </w:rPr>
      </w:pPr>
      <w:r w:rsidRPr="0017559A">
        <w:rPr>
          <w:rFonts w:ascii="Times New Roman" w:hAnsi="Times New Roman" w:cs="Times New Roman"/>
          <w:b/>
          <w:bCs/>
          <w:sz w:val="40"/>
          <w:szCs w:val="40"/>
        </w:rPr>
        <w:lastRenderedPageBreak/>
        <w:t>Chapter Two | Overall Description &amp; Requirement</w:t>
      </w:r>
    </w:p>
    <w:p w14:paraId="3954B3F0" w14:textId="77777777" w:rsidR="0017559A" w:rsidRPr="0017559A" w:rsidRDefault="0017559A" w:rsidP="0017559A">
      <w:pPr>
        <w:spacing w:after="100" w:afterAutospacing="1"/>
        <w:rPr>
          <w:rFonts w:ascii="Times New Roman" w:hAnsi="Times New Roman" w:cs="Times New Roman"/>
          <w:b/>
          <w:bCs/>
          <w:sz w:val="40"/>
          <w:szCs w:val="40"/>
        </w:rPr>
      </w:pPr>
      <w:r w:rsidRPr="0017559A">
        <w:rPr>
          <w:rFonts w:ascii="Times New Roman" w:hAnsi="Times New Roman" w:cs="Times New Roman"/>
          <w:b/>
          <w:bCs/>
          <w:sz w:val="40"/>
          <w:szCs w:val="40"/>
        </w:rPr>
        <w:t>2.1 Product Perspective</w:t>
      </w:r>
    </w:p>
    <w:p w14:paraId="0187CBAB" w14:textId="77777777" w:rsidR="00080F11" w:rsidRPr="00080F11" w:rsidRDefault="00080F11" w:rsidP="00080F11">
      <w:pPr>
        <w:spacing w:beforeLines="1" w:before="2" w:afterLines="1" w:after="2" w:line="360" w:lineRule="auto"/>
        <w:rPr>
          <w:rFonts w:ascii="Times New Roman" w:hAnsi="Times New Roman" w:cs="Times New Roman"/>
          <w:sz w:val="28"/>
          <w:szCs w:val="36"/>
        </w:rPr>
      </w:pPr>
      <w:r w:rsidRPr="00080F11">
        <w:rPr>
          <w:sz w:val="28"/>
          <w:szCs w:val="36"/>
        </w:rPr>
        <w:t xml:space="preserve">The Chiang Mai Red Taxi Service Assistant </w:t>
      </w:r>
      <w:r w:rsidRPr="00080F11">
        <w:rPr>
          <w:rFonts w:ascii="Times New Roman" w:hAnsi="Times New Roman" w:cs="Times New Roman"/>
          <w:sz w:val="28"/>
          <w:szCs w:val="36"/>
        </w:rPr>
        <w:t xml:space="preserve">will be developed on </w:t>
      </w:r>
      <w:del w:id="1" w:author="rimi park" w:date="2014-05-19T12:05:00Z">
        <w:r w:rsidRPr="00080F11" w:rsidDel="00C25379">
          <w:rPr>
            <w:rFonts w:ascii="Times New Roman" w:hAnsi="Times New Roman" w:cs="Times New Roman"/>
            <w:sz w:val="28"/>
            <w:szCs w:val="36"/>
          </w:rPr>
          <w:delText xml:space="preserve">an </w:delText>
        </w:r>
      </w:del>
      <w:ins w:id="2" w:author="rimi park" w:date="2014-05-19T12:05:00Z">
        <w:r w:rsidR="00C25379">
          <w:rPr>
            <w:rFonts w:ascii="Times New Roman" w:hAnsi="Times New Roman" w:cs="Times New Roman"/>
            <w:sz w:val="28"/>
            <w:szCs w:val="36"/>
          </w:rPr>
          <w:t>the</w:t>
        </w:r>
        <w:r w:rsidR="00C25379" w:rsidRPr="00080F11">
          <w:rPr>
            <w:rFonts w:ascii="Times New Roman" w:hAnsi="Times New Roman" w:cs="Times New Roman"/>
            <w:sz w:val="28"/>
            <w:szCs w:val="36"/>
          </w:rPr>
          <w:t xml:space="preserve"> </w:t>
        </w:r>
      </w:ins>
      <w:r w:rsidRPr="00080F11">
        <w:rPr>
          <w:rFonts w:ascii="Times New Roman" w:hAnsi="Times New Roman" w:cs="Times New Roman"/>
          <w:sz w:val="28"/>
          <w:szCs w:val="36"/>
        </w:rPr>
        <w:t>Android operating system and it will require an active Internet connection. It is a web service that will assist users in getting a red taxi and aims to reduce transportation issues in Chiang Mai. The system will integrate Google-Maps that would be able to show the current locations of drivers and passengers on the map in real-time.</w:t>
      </w:r>
      <w:r w:rsidRPr="00080F11">
        <w:rPr>
          <w:rFonts w:ascii="Times New Roman" w:eastAsia="Calibri" w:hAnsi="Times New Roman" w:cs="Times New Roman"/>
          <w:noProof/>
          <w:sz w:val="28"/>
        </w:rPr>
        <w:br/>
      </w:r>
    </w:p>
    <w:p w14:paraId="519D0B8E" w14:textId="77777777" w:rsidR="0017559A" w:rsidRPr="0017559A" w:rsidRDefault="0017559A" w:rsidP="0017559A">
      <w:pPr>
        <w:spacing w:after="100" w:afterAutospacing="1"/>
        <w:rPr>
          <w:rFonts w:ascii="Times New Roman" w:hAnsi="Times New Roman" w:cs="Times New Roman"/>
          <w:b/>
          <w:bCs/>
          <w:sz w:val="40"/>
          <w:szCs w:val="40"/>
        </w:rPr>
      </w:pPr>
      <w:r w:rsidRPr="0017559A">
        <w:rPr>
          <w:rFonts w:ascii="Times New Roman" w:hAnsi="Times New Roman" w:cs="Times New Roman"/>
          <w:b/>
          <w:bCs/>
          <w:sz w:val="40"/>
          <w:szCs w:val="40"/>
        </w:rPr>
        <w:t>2.2 User Characteristics</w:t>
      </w:r>
    </w:p>
    <w:p w14:paraId="10D1156A" w14:textId="77777777" w:rsidR="00080F11" w:rsidRDefault="00080F11" w:rsidP="00080F11">
      <w:pPr>
        <w:spacing w:beforeLines="1" w:before="2" w:afterLines="1" w:after="2"/>
        <w:rPr>
          <w:rFonts w:ascii="Times New Roman" w:hAnsi="Times New Roman" w:cs="Times New Roman"/>
        </w:rPr>
      </w:pPr>
    </w:p>
    <w:p w14:paraId="402F45BF" w14:textId="77777777" w:rsidR="00080F11" w:rsidRPr="00080F11" w:rsidRDefault="00080F11" w:rsidP="00080F11">
      <w:pPr>
        <w:spacing w:before="2" w:after="2" w:line="360" w:lineRule="auto"/>
        <w:jc w:val="both"/>
        <w:rPr>
          <w:rFonts w:ascii="Times New Roman" w:hAnsi="Times New Roman" w:cs="Times New Roman"/>
          <w:sz w:val="28"/>
        </w:rPr>
      </w:pPr>
      <w:r w:rsidRPr="00080F11">
        <w:rPr>
          <w:rFonts w:ascii="Times New Roman" w:hAnsi="Times New Roman" w:cs="Times New Roman"/>
          <w:sz w:val="28"/>
        </w:rPr>
        <w:t xml:space="preserve">The Chiang Mai Red Taxi Service Assistant is an application that offers efficient passenger-driver matching services that will provide passengers with a more convenient method of getting a red taxi in Chiang Mai. The Chiang Mai Red Taxi Service Assistant is aimed at assisting drivers of the red taxi receive notifications and booking requests from potential passengers and </w:t>
      </w:r>
      <w:del w:id="3" w:author="rimi park" w:date="2014-05-19T12:06:00Z">
        <w:r w:rsidRPr="00080F11" w:rsidDel="00C25379">
          <w:rPr>
            <w:rFonts w:ascii="Times New Roman" w:hAnsi="Times New Roman" w:cs="Times New Roman"/>
            <w:sz w:val="28"/>
          </w:rPr>
          <w:delText xml:space="preserve">to help </w:delText>
        </w:r>
      </w:del>
      <w:ins w:id="4" w:author="rimi park" w:date="2014-05-19T12:06:00Z">
        <w:r w:rsidR="00C25379">
          <w:rPr>
            <w:rFonts w:ascii="Times New Roman" w:hAnsi="Times New Roman" w:cs="Times New Roman"/>
            <w:sz w:val="28"/>
          </w:rPr>
          <w:t xml:space="preserve">also helping </w:t>
        </w:r>
      </w:ins>
      <w:r w:rsidRPr="00080F11">
        <w:rPr>
          <w:rFonts w:ascii="Times New Roman" w:hAnsi="Times New Roman" w:cs="Times New Roman"/>
          <w:sz w:val="28"/>
        </w:rPr>
        <w:t>passengers track, locate and book the services of red taxis in the vicinity.</w:t>
      </w:r>
      <w:r>
        <w:rPr>
          <w:rFonts w:ascii="Times New Roman" w:hAnsi="Times New Roman" w:cs="Times New Roman"/>
          <w:sz w:val="28"/>
        </w:rPr>
        <w:br/>
      </w:r>
    </w:p>
    <w:p w14:paraId="709379BD" w14:textId="77777777" w:rsidR="00080F11" w:rsidRPr="00080F11" w:rsidRDefault="00080F11" w:rsidP="00080F11">
      <w:pPr>
        <w:pStyle w:val="ListParagraph"/>
        <w:numPr>
          <w:ilvl w:val="0"/>
          <w:numId w:val="14"/>
        </w:numPr>
        <w:spacing w:before="2" w:after="2" w:line="360" w:lineRule="auto"/>
        <w:contextualSpacing w:val="0"/>
        <w:jc w:val="both"/>
        <w:rPr>
          <w:rFonts w:ascii="Times New Roman" w:hAnsi="Times New Roman" w:cs="Times New Roman"/>
          <w:sz w:val="28"/>
        </w:rPr>
      </w:pPr>
      <w:r w:rsidRPr="00080F11">
        <w:rPr>
          <w:rFonts w:ascii="Times New Roman" w:hAnsi="Times New Roman" w:cs="Times New Roman"/>
          <w:sz w:val="28"/>
        </w:rPr>
        <w:t>Driver: Red Taxi Drivers that own an Android smartphone and are able to use 3G connection when driving on the road.</w:t>
      </w:r>
    </w:p>
    <w:p w14:paraId="64B24131" w14:textId="77777777" w:rsidR="00080F11" w:rsidRPr="00080F11" w:rsidRDefault="00080F11" w:rsidP="00080F11">
      <w:pPr>
        <w:pStyle w:val="ListParagraph"/>
        <w:numPr>
          <w:ilvl w:val="0"/>
          <w:numId w:val="14"/>
        </w:numPr>
        <w:spacing w:before="2" w:after="2" w:line="360" w:lineRule="auto"/>
        <w:contextualSpacing w:val="0"/>
        <w:jc w:val="both"/>
        <w:rPr>
          <w:rFonts w:ascii="Times New Roman" w:hAnsi="Times New Roman" w:cs="Times New Roman"/>
          <w:sz w:val="28"/>
        </w:rPr>
      </w:pPr>
      <w:r w:rsidRPr="00080F11">
        <w:rPr>
          <w:rFonts w:ascii="Times New Roman" w:hAnsi="Times New Roman" w:cs="Times New Roman"/>
          <w:sz w:val="28"/>
        </w:rPr>
        <w:t>Passenger: Users</w:t>
      </w:r>
      <w:r>
        <w:rPr>
          <w:rFonts w:ascii="Times New Roman" w:hAnsi="Times New Roman" w:cs="Times New Roman"/>
          <w:sz w:val="28"/>
        </w:rPr>
        <w:t xml:space="preserve"> that own an Android smartphone with an active 3G connection and require transportation from one destination to another.</w:t>
      </w:r>
    </w:p>
    <w:p w14:paraId="257BE69E" w14:textId="77777777" w:rsidR="00080F11" w:rsidRPr="00080F11" w:rsidRDefault="00080F11" w:rsidP="00080F11">
      <w:pPr>
        <w:spacing w:before="2" w:after="2"/>
        <w:ind w:firstLine="720"/>
        <w:jc w:val="both"/>
        <w:rPr>
          <w:rFonts w:ascii="Times New Roman" w:hAnsi="Times New Roman" w:cs="Times New Roman"/>
          <w:sz w:val="28"/>
        </w:rPr>
      </w:pPr>
    </w:p>
    <w:p w14:paraId="1D4B11DE" w14:textId="77777777" w:rsidR="00080F11" w:rsidRDefault="00080F11" w:rsidP="00080F11">
      <w:pPr>
        <w:pStyle w:val="NormalWeb"/>
        <w:spacing w:before="2" w:after="2"/>
        <w:rPr>
          <w:rFonts w:ascii="Times New Roman" w:eastAsia="Calibri" w:hAnsi="Times New Roman"/>
          <w:noProof/>
          <w:sz w:val="28"/>
          <w:szCs w:val="28"/>
          <w:lang w:val="en-US"/>
        </w:rPr>
      </w:pPr>
    </w:p>
    <w:p w14:paraId="63F93CA6" w14:textId="77777777" w:rsidR="00080F11" w:rsidRDefault="00080F11" w:rsidP="00080F11">
      <w:pPr>
        <w:pStyle w:val="NormalWeb"/>
        <w:spacing w:before="2" w:after="2"/>
        <w:rPr>
          <w:rFonts w:ascii="Times New Roman" w:eastAsia="Calibri" w:hAnsi="Times New Roman"/>
          <w:noProof/>
          <w:sz w:val="28"/>
          <w:szCs w:val="28"/>
          <w:lang w:val="en-US"/>
        </w:rPr>
      </w:pPr>
    </w:p>
    <w:p w14:paraId="6B98A5B0" w14:textId="77777777" w:rsidR="00080F11" w:rsidRDefault="00080F11" w:rsidP="00080F11">
      <w:pPr>
        <w:pStyle w:val="NormalWeb"/>
        <w:spacing w:before="2" w:after="2"/>
        <w:rPr>
          <w:rFonts w:ascii="Times New Roman" w:eastAsia="Calibri" w:hAnsi="Times New Roman"/>
          <w:noProof/>
          <w:sz w:val="28"/>
          <w:szCs w:val="28"/>
          <w:lang w:val="en-US"/>
        </w:rPr>
      </w:pPr>
    </w:p>
    <w:p w14:paraId="5A1934AA" w14:textId="77777777" w:rsidR="00080F11" w:rsidRDefault="00080F11" w:rsidP="00080F11">
      <w:pPr>
        <w:pStyle w:val="NormalWeb"/>
        <w:spacing w:before="2" w:after="2"/>
        <w:rPr>
          <w:rFonts w:ascii="Times New Roman" w:eastAsia="Calibri" w:hAnsi="Times New Roman"/>
          <w:noProof/>
          <w:sz w:val="28"/>
          <w:szCs w:val="28"/>
          <w:lang w:val="en-US"/>
        </w:rPr>
      </w:pPr>
    </w:p>
    <w:p w14:paraId="140654F9" w14:textId="77777777" w:rsidR="00080F11" w:rsidRDefault="00080F11" w:rsidP="00080F11">
      <w:pPr>
        <w:pStyle w:val="NormalWeb"/>
        <w:spacing w:before="2" w:after="2"/>
        <w:rPr>
          <w:rFonts w:ascii="Times New Roman" w:eastAsia="Calibri" w:hAnsi="Times New Roman"/>
          <w:noProof/>
          <w:sz w:val="28"/>
          <w:szCs w:val="28"/>
          <w:lang w:val="en-US"/>
        </w:rPr>
      </w:pPr>
    </w:p>
    <w:p w14:paraId="51F6878F" w14:textId="77777777" w:rsidR="00080F11" w:rsidRDefault="00080F11" w:rsidP="0017559A">
      <w:pPr>
        <w:spacing w:after="100" w:afterAutospacing="1"/>
        <w:rPr>
          <w:rFonts w:ascii="Times New Roman" w:eastAsia="Calibri" w:hAnsi="Times New Roman" w:cs="Times New Roman"/>
          <w:noProof/>
          <w:sz w:val="28"/>
          <w:lang w:eastAsia="ja-JP" w:bidi="ar-SA"/>
        </w:rPr>
      </w:pPr>
    </w:p>
    <w:p w14:paraId="79BB4E24" w14:textId="77777777" w:rsidR="0017559A" w:rsidRPr="0017559A" w:rsidRDefault="0017559A" w:rsidP="0017559A">
      <w:pPr>
        <w:spacing w:after="100" w:afterAutospacing="1"/>
        <w:rPr>
          <w:rFonts w:ascii="Times New Roman" w:hAnsi="Times New Roman" w:cs="Times New Roman"/>
          <w:b/>
          <w:bCs/>
          <w:sz w:val="40"/>
          <w:szCs w:val="40"/>
        </w:rPr>
      </w:pPr>
      <w:r w:rsidRPr="0017559A">
        <w:rPr>
          <w:rFonts w:ascii="Times New Roman" w:hAnsi="Times New Roman" w:cs="Times New Roman"/>
          <w:b/>
          <w:bCs/>
          <w:sz w:val="40"/>
          <w:szCs w:val="40"/>
        </w:rPr>
        <w:t>2.3 Features</w:t>
      </w:r>
    </w:p>
    <w:p w14:paraId="21B1A913" w14:textId="77777777" w:rsidR="0017559A" w:rsidRPr="003B5930" w:rsidRDefault="0017559A" w:rsidP="0017559A">
      <w:pPr>
        <w:spacing w:before="2" w:after="2"/>
        <w:jc w:val="both"/>
        <w:rPr>
          <w:rFonts w:ascii="Times New Roman" w:eastAsia="Calibri" w:hAnsi="Times New Roman" w:cs="Times New Roman"/>
          <w:noProof/>
          <w:sz w:val="28"/>
          <w:u w:val="single"/>
        </w:rPr>
      </w:pPr>
      <w:r w:rsidRPr="003B5930">
        <w:rPr>
          <w:rFonts w:ascii="Times New Roman" w:eastAsia="Calibri" w:hAnsi="Times New Roman" w:cs="Times New Roman"/>
          <w:noProof/>
          <w:sz w:val="28"/>
          <w:u w:val="single"/>
        </w:rPr>
        <w:t>Main features</w:t>
      </w:r>
    </w:p>
    <w:p w14:paraId="37B00A41" w14:textId="77777777" w:rsidR="0017559A" w:rsidRPr="003B5930" w:rsidRDefault="0017559A" w:rsidP="0017559A">
      <w:pPr>
        <w:spacing w:before="2" w:after="2"/>
        <w:jc w:val="both"/>
        <w:rPr>
          <w:rFonts w:ascii="Times New Roman" w:eastAsia="Calibri" w:hAnsi="Times New Roman" w:cs="Times New Roman"/>
          <w:noProof/>
          <w:sz w:val="28"/>
        </w:rPr>
      </w:pPr>
    </w:p>
    <w:p w14:paraId="77863CF9" w14:textId="77777777" w:rsidR="0017559A" w:rsidRPr="003B5930" w:rsidRDefault="0017559A" w:rsidP="0017559A">
      <w:pPr>
        <w:spacing w:before="2" w:after="2"/>
        <w:jc w:val="both"/>
        <w:rPr>
          <w:rFonts w:ascii="Times New Roman" w:eastAsia="Calibri" w:hAnsi="Times New Roman" w:cs="Times New Roman"/>
          <w:noProof/>
          <w:color w:val="FF0000"/>
          <w:sz w:val="28"/>
        </w:rPr>
      </w:pPr>
      <w:r w:rsidRPr="003B5930">
        <w:rPr>
          <w:rFonts w:ascii="Times New Roman" w:eastAsia="Calibri" w:hAnsi="Times New Roman" w:cs="Times New Roman"/>
          <w:noProof/>
          <w:color w:val="FF0000"/>
          <w:sz w:val="28"/>
        </w:rPr>
        <w:t>•</w:t>
      </w:r>
      <w:r w:rsidRPr="003B5930">
        <w:rPr>
          <w:rFonts w:ascii="Times New Roman" w:eastAsia="Calibri" w:hAnsi="Times New Roman" w:cs="Times New Roman"/>
          <w:noProof/>
          <w:color w:val="FF0000"/>
          <w:sz w:val="28"/>
        </w:rPr>
        <w:tab/>
        <w:t>Both passengers and drivers can register themselves to the system.</w:t>
      </w:r>
    </w:p>
    <w:p w14:paraId="73DE02BB"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Passengers can set the destination and the number of passengers.</w:t>
      </w:r>
    </w:p>
    <w:p w14:paraId="271BBDE4"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Passengers can send a request to a driver.</w:t>
      </w:r>
    </w:p>
    <w:p w14:paraId="6E509457"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Passengers can get the confirmation if driver accepts the request.</w:t>
      </w:r>
    </w:p>
    <w:p w14:paraId="2457B682"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Passengers can see booking information of red taxi.</w:t>
      </w:r>
    </w:p>
    <w:p w14:paraId="54015817"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Passengers can view the current location of the red taxi matching their conditions.</w:t>
      </w:r>
    </w:p>
    <w:p w14:paraId="529D5367"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Drivers can update the number of available seats.</w:t>
      </w:r>
    </w:p>
    <w:p w14:paraId="78958994"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Drivers can tell where the taxi is heading.</w:t>
      </w:r>
    </w:p>
    <w:p w14:paraId="1BCBF9F0"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Drivers can get the request from passenger.</w:t>
      </w:r>
    </w:p>
    <w:p w14:paraId="7B4039BC"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Drivers can either accept or decline the request.</w:t>
      </w:r>
    </w:p>
    <w:p w14:paraId="69F3E16C" w14:textId="77777777" w:rsidR="0017559A" w:rsidRPr="003B5930" w:rsidRDefault="0017559A" w:rsidP="0017559A">
      <w:pPr>
        <w:spacing w:before="2" w:after="2"/>
        <w:jc w:val="both"/>
        <w:rPr>
          <w:rFonts w:ascii="Times New Roman" w:eastAsia="Calibri" w:hAnsi="Times New Roman" w:cs="Times New Roman"/>
          <w:noProof/>
          <w:sz w:val="28"/>
        </w:rPr>
      </w:pPr>
    </w:p>
    <w:p w14:paraId="4C1BDD73" w14:textId="77777777" w:rsidR="0017559A" w:rsidRPr="003B5930" w:rsidRDefault="0017559A" w:rsidP="0017559A">
      <w:pPr>
        <w:spacing w:before="2" w:after="2"/>
        <w:jc w:val="both"/>
        <w:rPr>
          <w:rFonts w:ascii="Times New Roman" w:eastAsia="Calibri" w:hAnsi="Times New Roman" w:cs="Times New Roman"/>
          <w:noProof/>
          <w:sz w:val="28"/>
          <w:u w:val="single"/>
        </w:rPr>
      </w:pPr>
      <w:r w:rsidRPr="003B5930">
        <w:rPr>
          <w:rFonts w:ascii="Times New Roman" w:eastAsia="Calibri" w:hAnsi="Times New Roman" w:cs="Times New Roman"/>
          <w:noProof/>
          <w:sz w:val="28"/>
          <w:u w:val="single"/>
        </w:rPr>
        <w:t>Sub features</w:t>
      </w:r>
    </w:p>
    <w:p w14:paraId="640B7039" w14:textId="77777777" w:rsidR="0017559A" w:rsidRPr="003B5930" w:rsidRDefault="0017559A" w:rsidP="0017559A">
      <w:pPr>
        <w:spacing w:before="2" w:after="2"/>
        <w:jc w:val="both"/>
        <w:rPr>
          <w:rFonts w:ascii="Times New Roman" w:eastAsia="Calibri" w:hAnsi="Times New Roman" w:cs="Times New Roman"/>
          <w:noProof/>
          <w:sz w:val="28"/>
        </w:rPr>
      </w:pPr>
    </w:p>
    <w:p w14:paraId="25DD26AE"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Passengers can cancel the request.</w:t>
      </w:r>
    </w:p>
    <w:p w14:paraId="3021B13C"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Passengers can get the notification when the red taxi arrives.</w:t>
      </w:r>
    </w:p>
    <w:p w14:paraId="17992457"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Passengers can create schedules (for planning of routes).</w:t>
      </w:r>
    </w:p>
    <w:p w14:paraId="6913D367"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Passengers can change the scope of searching for red taxis1.</w:t>
      </w:r>
    </w:p>
    <w:p w14:paraId="38A2004B"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Drivers can receive the cancellation request.</w:t>
      </w:r>
    </w:p>
    <w:p w14:paraId="39F209F9" w14:textId="77777777" w:rsidR="0017559A" w:rsidRPr="003B5930" w:rsidRDefault="0017559A" w:rsidP="0017559A">
      <w:pPr>
        <w:spacing w:before="2" w:after="2"/>
        <w:jc w:val="both"/>
        <w:rPr>
          <w:rFonts w:ascii="Times New Roman" w:eastAsia="Calibri" w:hAnsi="Times New Roman" w:cs="Times New Roman"/>
          <w:noProof/>
          <w:sz w:val="28"/>
        </w:rPr>
      </w:pPr>
      <w:r w:rsidRPr="003B5930">
        <w:rPr>
          <w:rFonts w:ascii="Times New Roman" w:eastAsia="Calibri" w:hAnsi="Times New Roman" w:cs="Times New Roman"/>
          <w:noProof/>
          <w:sz w:val="28"/>
        </w:rPr>
        <w:t>•</w:t>
      </w:r>
      <w:r w:rsidRPr="003B5930">
        <w:rPr>
          <w:rFonts w:ascii="Times New Roman" w:eastAsia="Calibri" w:hAnsi="Times New Roman" w:cs="Times New Roman"/>
          <w:noProof/>
          <w:sz w:val="28"/>
        </w:rPr>
        <w:tab/>
        <w:t>Drivers can choose to enable or disable the service (e.g. off duty).</w:t>
      </w:r>
    </w:p>
    <w:p w14:paraId="15756F4D" w14:textId="77777777" w:rsidR="0017559A" w:rsidRPr="0017559A" w:rsidRDefault="0017559A" w:rsidP="0017559A">
      <w:pPr>
        <w:spacing w:after="100" w:afterAutospacing="1"/>
        <w:rPr>
          <w:rFonts w:ascii="Times New Roman" w:hAnsi="Times New Roman" w:cs="Times New Roman"/>
          <w:b/>
          <w:bCs/>
          <w:sz w:val="40"/>
          <w:szCs w:val="40"/>
        </w:rPr>
      </w:pPr>
    </w:p>
    <w:p w14:paraId="553B8848" w14:textId="77777777" w:rsidR="0017559A" w:rsidRDefault="0017559A">
      <w:pPr>
        <w:rPr>
          <w:rFonts w:ascii="Times New Roman" w:hAnsi="Times New Roman" w:cs="Times New Roman"/>
          <w:b/>
          <w:bCs/>
          <w:sz w:val="40"/>
          <w:szCs w:val="40"/>
        </w:rPr>
      </w:pPr>
      <w:r>
        <w:rPr>
          <w:rFonts w:ascii="Times New Roman" w:hAnsi="Times New Roman" w:cs="Times New Roman"/>
          <w:b/>
          <w:bCs/>
          <w:sz w:val="40"/>
          <w:szCs w:val="40"/>
        </w:rPr>
        <w:br w:type="page"/>
      </w:r>
    </w:p>
    <w:p w14:paraId="67E80B8B" w14:textId="77777777" w:rsidR="0017559A" w:rsidRPr="0017559A" w:rsidRDefault="0017559A" w:rsidP="0017559A">
      <w:pPr>
        <w:spacing w:after="100" w:afterAutospacing="1"/>
        <w:rPr>
          <w:rFonts w:ascii="Times New Roman" w:hAnsi="Times New Roman" w:cs="Times New Roman"/>
          <w:b/>
          <w:bCs/>
          <w:sz w:val="40"/>
          <w:szCs w:val="40"/>
        </w:rPr>
      </w:pPr>
      <w:r w:rsidRPr="0017559A">
        <w:rPr>
          <w:rFonts w:ascii="Times New Roman" w:hAnsi="Times New Roman" w:cs="Times New Roman"/>
          <w:b/>
          <w:bCs/>
          <w:sz w:val="40"/>
          <w:szCs w:val="40"/>
        </w:rPr>
        <w:lastRenderedPageBreak/>
        <w:t>2.4 Functional &amp; User Requirements</w:t>
      </w:r>
    </w:p>
    <w:p w14:paraId="4C0FC816" w14:textId="77777777" w:rsidR="005817BA" w:rsidRPr="00301165" w:rsidRDefault="00301165" w:rsidP="00301165">
      <w:pPr>
        <w:spacing w:after="240"/>
        <w:rPr>
          <w:rFonts w:ascii="Times New Roman" w:hAnsi="Times New Roman" w:cs="Times New Roman"/>
          <w:b/>
          <w:bCs/>
          <w:sz w:val="28"/>
        </w:rPr>
      </w:pPr>
      <w:r w:rsidRPr="00301165">
        <w:rPr>
          <w:rFonts w:ascii="Times New Roman" w:hAnsi="Times New Roman" w:cs="Times New Roman"/>
          <w:b/>
          <w:bCs/>
          <w:sz w:val="28"/>
        </w:rPr>
        <w:t>UC-01</w:t>
      </w:r>
      <w:r w:rsidR="00EF5841">
        <w:rPr>
          <w:rFonts w:ascii="Times New Roman" w:hAnsi="Times New Roman" w:cs="Times New Roman"/>
          <w:b/>
          <w:bCs/>
          <w:sz w:val="28"/>
        </w:rPr>
        <w:t xml:space="preserve"> </w:t>
      </w:r>
      <w:r w:rsidRPr="00301165">
        <w:rPr>
          <w:rFonts w:ascii="Times New Roman" w:hAnsi="Times New Roman" w:cs="Times New Roman"/>
          <w:b/>
          <w:bCs/>
          <w:sz w:val="28"/>
        </w:rPr>
        <w:t>Passengers can search for the red taxi which matches their conditions.</w:t>
      </w:r>
    </w:p>
    <w:p w14:paraId="147BBFBF" w14:textId="77777777" w:rsidR="008868D3" w:rsidRPr="0084605C" w:rsidRDefault="008868D3" w:rsidP="008868D3">
      <w:pPr>
        <w:ind w:left="720"/>
        <w:rPr>
          <w:rFonts w:ascii="Times New Roman" w:hAnsi="Times New Roman" w:cs="Times New Roman"/>
          <w:b/>
          <w:bCs/>
          <w:noProof/>
          <w:sz w:val="28"/>
        </w:rPr>
      </w:pPr>
      <w:commentRangeStart w:id="5"/>
      <w:r w:rsidRPr="0084605C">
        <w:rPr>
          <w:rFonts w:ascii="Times New Roman" w:hAnsi="Times New Roman" w:cs="Times New Roman"/>
          <w:b/>
          <w:bCs/>
          <w:noProof/>
          <w:sz w:val="28"/>
        </w:rPr>
        <w:t xml:space="preserve">SRS-01 </w:t>
      </w:r>
      <w:r w:rsidRPr="0084605C">
        <w:rPr>
          <w:rFonts w:ascii="Times New Roman" w:hAnsi="Times New Roman" w:cs="Times New Roman"/>
          <w:noProof/>
          <w:sz w:val="28"/>
        </w:rPr>
        <w:t>System provides the interface to the passenger to input the conditions and to  search for a red taxi.</w:t>
      </w:r>
    </w:p>
    <w:p w14:paraId="6A77CE5D" w14:textId="77777777" w:rsidR="008868D3" w:rsidRPr="0084605C" w:rsidRDefault="008868D3" w:rsidP="008868D3">
      <w:pPr>
        <w:ind w:left="720"/>
        <w:rPr>
          <w:rFonts w:ascii="Times New Roman" w:hAnsi="Times New Roman" w:cs="Times New Roman"/>
          <w:b/>
          <w:bCs/>
          <w:noProof/>
          <w:sz w:val="28"/>
        </w:rPr>
      </w:pPr>
      <w:r w:rsidRPr="0084605C">
        <w:rPr>
          <w:rFonts w:ascii="Times New Roman" w:hAnsi="Times New Roman" w:cs="Times New Roman"/>
          <w:b/>
          <w:bCs/>
          <w:noProof/>
          <w:sz w:val="28"/>
        </w:rPr>
        <w:t xml:space="preserve">SRS-02 </w:t>
      </w:r>
      <w:r w:rsidRPr="0084605C">
        <w:rPr>
          <w:rFonts w:ascii="Times New Roman" w:hAnsi="Times New Roman" w:cs="Times New Roman"/>
          <w:noProof/>
          <w:sz w:val="28"/>
        </w:rPr>
        <w:t>System checks if passenger inputs all conditions. If not completed, system provides an error message, “Please input all conditions”.</w:t>
      </w:r>
    </w:p>
    <w:p w14:paraId="1134A6AC" w14:textId="77777777" w:rsidR="008868D3" w:rsidRPr="0084605C" w:rsidRDefault="008868D3" w:rsidP="008868D3">
      <w:pPr>
        <w:ind w:left="720"/>
        <w:rPr>
          <w:rFonts w:ascii="Times New Roman" w:hAnsi="Times New Roman" w:cs="Times New Roman"/>
          <w:b/>
          <w:bCs/>
          <w:noProof/>
          <w:sz w:val="28"/>
        </w:rPr>
      </w:pPr>
      <w:r w:rsidRPr="0084605C">
        <w:rPr>
          <w:rFonts w:ascii="Times New Roman" w:hAnsi="Times New Roman" w:cs="Times New Roman"/>
          <w:b/>
          <w:bCs/>
          <w:noProof/>
          <w:sz w:val="28"/>
        </w:rPr>
        <w:t xml:space="preserve">SRS-03 </w:t>
      </w:r>
      <w:r w:rsidRPr="0084605C">
        <w:rPr>
          <w:rFonts w:ascii="Times New Roman" w:hAnsi="Times New Roman" w:cs="Times New Roman"/>
          <w:noProof/>
          <w:sz w:val="28"/>
        </w:rPr>
        <w:t>System processes the search conditions – (eg: number of seats and destination headed to) together with the taxi driving information which is stored in the database.</w:t>
      </w:r>
    </w:p>
    <w:p w14:paraId="2BEAC2A4" w14:textId="77777777" w:rsidR="008868D3" w:rsidRPr="0084605C" w:rsidRDefault="008868D3" w:rsidP="008868D3">
      <w:pPr>
        <w:ind w:left="720"/>
        <w:rPr>
          <w:rFonts w:ascii="Times New Roman" w:hAnsi="Times New Roman" w:cs="Times New Roman"/>
          <w:b/>
          <w:bCs/>
          <w:noProof/>
          <w:sz w:val="28"/>
        </w:rPr>
      </w:pPr>
      <w:r w:rsidRPr="0084605C">
        <w:rPr>
          <w:rFonts w:ascii="Times New Roman" w:hAnsi="Times New Roman" w:cs="Times New Roman"/>
          <w:b/>
          <w:bCs/>
          <w:noProof/>
          <w:sz w:val="28"/>
        </w:rPr>
        <w:t xml:space="preserve">SRS-04 </w:t>
      </w:r>
      <w:r w:rsidRPr="0084605C">
        <w:rPr>
          <w:rFonts w:ascii="Times New Roman" w:hAnsi="Times New Roman" w:cs="Times New Roman"/>
          <w:noProof/>
          <w:sz w:val="28"/>
        </w:rPr>
        <w:t>System provides the results from the search that matches the conditions that display a list of up to 10 search results.</w:t>
      </w:r>
      <w:commentRangeEnd w:id="5"/>
      <w:r w:rsidR="00C25379">
        <w:rPr>
          <w:rStyle w:val="CommentReference"/>
        </w:rPr>
        <w:commentReference w:id="5"/>
      </w:r>
    </w:p>
    <w:p w14:paraId="6839E338" w14:textId="77777777" w:rsidR="005817BA" w:rsidRPr="00301165" w:rsidRDefault="005817BA" w:rsidP="00301165">
      <w:pPr>
        <w:spacing w:after="240"/>
        <w:rPr>
          <w:rFonts w:ascii="Times New Roman" w:hAnsi="Times New Roman" w:cs="Times New Roman"/>
          <w:b/>
          <w:bCs/>
          <w:sz w:val="28"/>
        </w:rPr>
      </w:pPr>
    </w:p>
    <w:p w14:paraId="0FCECCCA" w14:textId="77777777" w:rsidR="003F1BF5" w:rsidRDefault="003F1BF5" w:rsidP="003F1BF5">
      <w:pPr>
        <w:spacing w:after="240"/>
        <w:rPr>
          <w:rFonts w:ascii="Times New Roman" w:hAnsi="Times New Roman" w:cs="Times New Roman"/>
          <w:b/>
          <w:bCs/>
          <w:sz w:val="28"/>
        </w:rPr>
      </w:pPr>
      <w:r>
        <w:rPr>
          <w:rFonts w:ascii="Times New Roman" w:hAnsi="Times New Roman" w:cs="Times New Roman"/>
          <w:b/>
          <w:bCs/>
          <w:sz w:val="28"/>
        </w:rPr>
        <w:t>UC-02</w:t>
      </w:r>
      <w:r w:rsidRPr="00BA1697">
        <w:t xml:space="preserve"> </w:t>
      </w:r>
      <w:r w:rsidRPr="00BA1697">
        <w:rPr>
          <w:rFonts w:ascii="Times New Roman" w:hAnsi="Times New Roman" w:cs="Times New Roman"/>
          <w:b/>
          <w:bCs/>
          <w:sz w:val="28"/>
        </w:rPr>
        <w:t>Passengers can send a request to a driver.</w:t>
      </w:r>
    </w:p>
    <w:p w14:paraId="0B931503" w14:textId="77777777" w:rsidR="008868D3" w:rsidRPr="00E558F0" w:rsidRDefault="008868D3" w:rsidP="008868D3">
      <w:pPr>
        <w:spacing w:after="0"/>
        <w:ind w:left="720"/>
        <w:rPr>
          <w:rFonts w:ascii="Times New Roman" w:hAnsi="Times New Roman" w:cs="Times New Roman"/>
          <w:b/>
          <w:bCs/>
          <w:sz w:val="28"/>
        </w:rPr>
      </w:pPr>
      <w:r w:rsidRPr="00E558F0">
        <w:rPr>
          <w:rFonts w:ascii="Times New Roman" w:hAnsi="Times New Roman" w:cs="Times New Roman"/>
          <w:b/>
          <w:bCs/>
          <w:sz w:val="28"/>
        </w:rPr>
        <w:t xml:space="preserve">SRS-05 </w:t>
      </w:r>
      <w:r w:rsidRPr="0000052E">
        <w:rPr>
          <w:rFonts w:ascii="Times New Roman" w:hAnsi="Times New Roman" w:cs="Times New Roman"/>
          <w:sz w:val="28"/>
        </w:rPr>
        <w:t>System sends a request containing the conditions and taxi information to the server.</w:t>
      </w:r>
    </w:p>
    <w:p w14:paraId="2499CD56" w14:textId="77777777" w:rsidR="008868D3" w:rsidRPr="00E558F0" w:rsidRDefault="008868D3" w:rsidP="008868D3">
      <w:pPr>
        <w:spacing w:after="0"/>
        <w:ind w:left="720"/>
        <w:rPr>
          <w:rFonts w:ascii="Times New Roman" w:hAnsi="Times New Roman" w:cs="Times New Roman"/>
          <w:b/>
          <w:bCs/>
          <w:sz w:val="28"/>
        </w:rPr>
      </w:pPr>
      <w:r>
        <w:rPr>
          <w:rFonts w:ascii="Times New Roman" w:hAnsi="Times New Roman" w:cs="Times New Roman"/>
          <w:b/>
          <w:bCs/>
          <w:sz w:val="28"/>
        </w:rPr>
        <w:br/>
      </w:r>
      <w:r w:rsidRPr="00E558F0">
        <w:rPr>
          <w:rFonts w:ascii="Times New Roman" w:hAnsi="Times New Roman" w:cs="Times New Roman"/>
          <w:b/>
          <w:bCs/>
          <w:sz w:val="28"/>
        </w:rPr>
        <w:t>SRS-06</w:t>
      </w:r>
      <w:r w:rsidRPr="0000052E">
        <w:rPr>
          <w:rFonts w:ascii="Times New Roman" w:hAnsi="Times New Roman" w:cs="Times New Roman"/>
          <w:sz w:val="28"/>
        </w:rPr>
        <w:t>System processes sending request form Server to Driver that Passenger selects.</w:t>
      </w:r>
    </w:p>
    <w:p w14:paraId="3B672D64" w14:textId="77777777" w:rsidR="008868D3" w:rsidRPr="008868D3" w:rsidRDefault="008868D3" w:rsidP="008868D3">
      <w:pPr>
        <w:spacing w:after="0"/>
        <w:ind w:left="720"/>
        <w:rPr>
          <w:rFonts w:ascii="Times New Roman" w:hAnsi="Times New Roman" w:cs="Times New Roman"/>
          <w:sz w:val="28"/>
        </w:rPr>
      </w:pPr>
      <w:r>
        <w:rPr>
          <w:rFonts w:ascii="Times New Roman" w:hAnsi="Times New Roman" w:cs="Times New Roman"/>
          <w:b/>
          <w:bCs/>
          <w:sz w:val="28"/>
        </w:rPr>
        <w:br/>
      </w:r>
      <w:r w:rsidRPr="00E558F0">
        <w:rPr>
          <w:rFonts w:ascii="Times New Roman" w:hAnsi="Times New Roman" w:cs="Times New Roman"/>
          <w:b/>
          <w:bCs/>
          <w:sz w:val="28"/>
        </w:rPr>
        <w:t>SRS-07</w:t>
      </w:r>
      <w:r w:rsidRPr="008868D3">
        <w:rPr>
          <w:rFonts w:ascii="Times New Roman" w:hAnsi="Times New Roman" w:cs="Times New Roman"/>
          <w:sz w:val="28"/>
        </w:rPr>
        <w:t xml:space="preserve"> System displays </w:t>
      </w:r>
      <w:del w:id="6" w:author="rimi park" w:date="2014-05-19T12:08:00Z">
        <w:r w:rsidRPr="008868D3" w:rsidDel="00C25379">
          <w:rPr>
            <w:rFonts w:ascii="Times New Roman" w:hAnsi="Times New Roman" w:cs="Times New Roman"/>
            <w:sz w:val="28"/>
          </w:rPr>
          <w:delText xml:space="preserve">message </w:delText>
        </w:r>
      </w:del>
      <w:r w:rsidRPr="008868D3">
        <w:rPr>
          <w:rFonts w:ascii="Times New Roman" w:hAnsi="Times New Roman" w:cs="Times New Roman"/>
          <w:sz w:val="28"/>
        </w:rPr>
        <w:t xml:space="preserve">“Message has been sent” if the request for the </w:t>
      </w:r>
      <w:del w:id="7" w:author="rimi park" w:date="2014-05-19T12:08:00Z">
        <w:r w:rsidRPr="008868D3" w:rsidDel="00C25379">
          <w:rPr>
            <w:rFonts w:ascii="Times New Roman" w:hAnsi="Times New Roman" w:cs="Times New Roman"/>
            <w:sz w:val="28"/>
          </w:rPr>
          <w:delText xml:space="preserve">the </w:delText>
        </w:r>
      </w:del>
      <w:r w:rsidRPr="008868D3">
        <w:rPr>
          <w:rFonts w:ascii="Times New Roman" w:hAnsi="Times New Roman" w:cs="Times New Roman"/>
          <w:sz w:val="28"/>
        </w:rPr>
        <w:t>taxi has been processed.</w:t>
      </w:r>
    </w:p>
    <w:p w14:paraId="0045244F" w14:textId="77777777" w:rsidR="008868D3" w:rsidRPr="00E558F0" w:rsidRDefault="008868D3" w:rsidP="008868D3">
      <w:pPr>
        <w:spacing w:after="0"/>
        <w:ind w:left="720"/>
        <w:rPr>
          <w:rFonts w:ascii="Times New Roman" w:hAnsi="Times New Roman" w:cs="Times New Roman"/>
          <w:b/>
          <w:bCs/>
          <w:sz w:val="28"/>
        </w:rPr>
      </w:pPr>
      <w:r>
        <w:rPr>
          <w:rFonts w:ascii="Times New Roman" w:hAnsi="Times New Roman" w:cs="Times New Roman"/>
          <w:b/>
          <w:bCs/>
          <w:sz w:val="28"/>
        </w:rPr>
        <w:br/>
      </w:r>
      <w:r w:rsidRPr="00E558F0">
        <w:rPr>
          <w:rFonts w:ascii="Times New Roman" w:hAnsi="Times New Roman" w:cs="Times New Roman"/>
          <w:b/>
          <w:bCs/>
          <w:sz w:val="28"/>
        </w:rPr>
        <w:t>SRS-08</w:t>
      </w:r>
      <w:r w:rsidRPr="008868D3">
        <w:rPr>
          <w:rFonts w:ascii="Times New Roman" w:hAnsi="Times New Roman" w:cs="Times New Roman"/>
          <w:sz w:val="28"/>
        </w:rPr>
        <w:t>System displays the request information on a page after the passenger sent request.</w:t>
      </w:r>
      <w:r>
        <w:rPr>
          <w:rFonts w:ascii="Times New Roman" w:hAnsi="Times New Roman" w:cs="Times New Roman"/>
          <w:b/>
          <w:bCs/>
          <w:sz w:val="28"/>
        </w:rPr>
        <w:br/>
      </w:r>
    </w:p>
    <w:p w14:paraId="778E890B" w14:textId="77777777" w:rsidR="008868D3" w:rsidRPr="00E558F0" w:rsidRDefault="008868D3" w:rsidP="008868D3">
      <w:pPr>
        <w:spacing w:after="0"/>
        <w:ind w:left="720"/>
        <w:rPr>
          <w:rFonts w:ascii="Times New Roman" w:hAnsi="Times New Roman" w:cs="Times New Roman"/>
          <w:b/>
          <w:bCs/>
          <w:sz w:val="28"/>
        </w:rPr>
      </w:pPr>
      <w:r w:rsidRPr="00E558F0">
        <w:rPr>
          <w:rFonts w:ascii="Times New Roman" w:hAnsi="Times New Roman" w:cs="Times New Roman"/>
          <w:b/>
          <w:bCs/>
          <w:sz w:val="28"/>
        </w:rPr>
        <w:t>SRS-09</w:t>
      </w:r>
      <w:r>
        <w:rPr>
          <w:rFonts w:ascii="Times New Roman" w:hAnsi="Times New Roman" w:cs="Times New Roman"/>
          <w:sz w:val="28"/>
        </w:rPr>
        <w:t>System displays “Me</w:t>
      </w:r>
      <w:r w:rsidRPr="008868D3">
        <w:rPr>
          <w:rFonts w:ascii="Times New Roman" w:hAnsi="Times New Roman" w:cs="Times New Roman"/>
          <w:sz w:val="28"/>
        </w:rPr>
        <w:t>ssage sending fail.”  If the message cannot be sent to the Driver.</w:t>
      </w:r>
    </w:p>
    <w:p w14:paraId="322C5A7E" w14:textId="77777777" w:rsidR="006A59AB" w:rsidRDefault="006A59AB" w:rsidP="006A59AB">
      <w:pPr>
        <w:spacing w:after="0"/>
        <w:ind w:left="720"/>
        <w:rPr>
          <w:rFonts w:ascii="Times New Roman" w:hAnsi="Times New Roman" w:cs="Times New Roman"/>
          <w:sz w:val="28"/>
        </w:rPr>
      </w:pPr>
    </w:p>
    <w:p w14:paraId="6A98606C" w14:textId="77777777" w:rsidR="008868D3" w:rsidRDefault="008868D3" w:rsidP="006A59AB">
      <w:pPr>
        <w:spacing w:after="0"/>
        <w:ind w:left="720"/>
        <w:rPr>
          <w:rFonts w:ascii="Times New Roman" w:hAnsi="Times New Roman" w:cs="Times New Roman"/>
          <w:sz w:val="28"/>
        </w:rPr>
      </w:pPr>
    </w:p>
    <w:p w14:paraId="72B80877" w14:textId="77777777" w:rsidR="006A59AB" w:rsidRPr="003F1BF5" w:rsidRDefault="006A59AB" w:rsidP="006A59AB">
      <w:pPr>
        <w:spacing w:after="0"/>
        <w:ind w:left="720"/>
        <w:rPr>
          <w:rFonts w:ascii="Times New Roman" w:hAnsi="Times New Roman" w:cs="Times New Roman"/>
          <w:sz w:val="28"/>
        </w:rPr>
      </w:pPr>
    </w:p>
    <w:p w14:paraId="1929B964" w14:textId="77777777" w:rsidR="003F1BF5" w:rsidRDefault="003F1BF5" w:rsidP="003F1BF5">
      <w:pPr>
        <w:spacing w:after="240"/>
        <w:rPr>
          <w:rFonts w:ascii="Times New Roman" w:hAnsi="Times New Roman" w:cs="Times New Roman"/>
          <w:b/>
          <w:bCs/>
          <w:sz w:val="28"/>
        </w:rPr>
      </w:pPr>
      <w:r>
        <w:rPr>
          <w:rFonts w:ascii="Times New Roman" w:hAnsi="Times New Roman" w:cs="Times New Roman"/>
          <w:b/>
          <w:bCs/>
          <w:sz w:val="28"/>
        </w:rPr>
        <w:lastRenderedPageBreak/>
        <w:t>UC-03</w:t>
      </w:r>
      <w:r w:rsidRPr="00BA1697">
        <w:t xml:space="preserve"> </w:t>
      </w:r>
      <w:r w:rsidRPr="00BE7622">
        <w:rPr>
          <w:rFonts w:ascii="Times New Roman" w:hAnsi="Times New Roman" w:cs="Times New Roman"/>
          <w:b/>
          <w:bCs/>
          <w:sz w:val="28"/>
        </w:rPr>
        <w:t>Passengers can view booking information of red taxi.</w:t>
      </w:r>
    </w:p>
    <w:p w14:paraId="70B9E40D" w14:textId="77777777" w:rsidR="008868D3" w:rsidRDefault="008868D3" w:rsidP="008868D3">
      <w:pPr>
        <w:ind w:left="720"/>
        <w:rPr>
          <w:rFonts w:ascii="Times New Roman" w:hAnsi="Times New Roman" w:cs="Times New Roman"/>
          <w:b/>
          <w:bCs/>
          <w:noProof/>
          <w:sz w:val="28"/>
        </w:rPr>
      </w:pPr>
      <w:r w:rsidRPr="00E558F0">
        <w:rPr>
          <w:rFonts w:ascii="Times New Roman" w:hAnsi="Times New Roman" w:cs="Times New Roman"/>
          <w:b/>
          <w:bCs/>
          <w:noProof/>
          <w:sz w:val="28"/>
        </w:rPr>
        <w:t>SRS-10</w:t>
      </w:r>
      <w:r>
        <w:rPr>
          <w:rFonts w:ascii="Times New Roman" w:hAnsi="Times New Roman" w:cs="Times New Roman"/>
          <w:b/>
          <w:bCs/>
          <w:noProof/>
          <w:sz w:val="28"/>
        </w:rPr>
        <w:t xml:space="preserve"> </w:t>
      </w:r>
      <w:r w:rsidRPr="0000052E">
        <w:rPr>
          <w:rFonts w:ascii="Times New Roman" w:hAnsi="Times New Roman" w:cs="Times New Roman"/>
          <w:noProof/>
          <w:sz w:val="28"/>
        </w:rPr>
        <w:t>System retrieves the booking information and displays it to passenger.</w:t>
      </w:r>
    </w:p>
    <w:p w14:paraId="266EC5CE" w14:textId="77777777" w:rsidR="003F1BF5" w:rsidRPr="006A59AB" w:rsidRDefault="003F1BF5" w:rsidP="003F1BF5">
      <w:pPr>
        <w:spacing w:after="100" w:afterAutospacing="1"/>
        <w:ind w:left="720"/>
        <w:rPr>
          <w:rFonts w:ascii="Times New Roman" w:hAnsi="Times New Roman" w:cs="Times New Roman"/>
          <w:sz w:val="28"/>
        </w:rPr>
      </w:pPr>
    </w:p>
    <w:p w14:paraId="02A725B7" w14:textId="77777777" w:rsidR="003F1BF5" w:rsidRDefault="003F1BF5" w:rsidP="00EF5841">
      <w:r>
        <w:rPr>
          <w:rFonts w:ascii="Times New Roman" w:hAnsi="Times New Roman" w:cs="Times New Roman"/>
          <w:b/>
          <w:bCs/>
          <w:sz w:val="28"/>
        </w:rPr>
        <w:t>UC-04</w:t>
      </w:r>
      <w:r w:rsidRPr="00BA1697">
        <w:t xml:space="preserve"> </w:t>
      </w:r>
      <w:r w:rsidR="00EF5841" w:rsidRPr="00EF5841">
        <w:rPr>
          <w:rFonts w:ascii="Times New Roman" w:hAnsi="Times New Roman" w:cs="Times New Roman"/>
          <w:b/>
          <w:bCs/>
          <w:sz w:val="28"/>
        </w:rPr>
        <w:t>Passengers can view the “view information” of red taxi that matches their conditions.</w:t>
      </w:r>
    </w:p>
    <w:p w14:paraId="615E8198" w14:textId="77777777" w:rsidR="008868D3" w:rsidRDefault="008868D3" w:rsidP="008868D3">
      <w:pPr>
        <w:ind w:left="720"/>
        <w:rPr>
          <w:rFonts w:ascii="Times New Roman" w:hAnsi="Times New Roman" w:cs="Times New Roman"/>
          <w:i/>
          <w:iCs/>
          <w:noProof/>
          <w:sz w:val="28"/>
        </w:rPr>
      </w:pPr>
      <w:r w:rsidRPr="00E558F0">
        <w:rPr>
          <w:rFonts w:ascii="Times New Roman" w:hAnsi="Times New Roman" w:cs="Times New Roman"/>
          <w:b/>
          <w:bCs/>
          <w:sz w:val="28"/>
        </w:rPr>
        <w:t xml:space="preserve">SRS-11 </w:t>
      </w:r>
      <w:r>
        <w:rPr>
          <w:rFonts w:ascii="Times New Roman" w:hAnsi="Times New Roman" w:cs="Times New Roman"/>
          <w:sz w:val="28"/>
        </w:rPr>
        <w:t>S</w:t>
      </w:r>
      <w:r w:rsidRPr="0000052E">
        <w:rPr>
          <w:rFonts w:ascii="Times New Roman" w:hAnsi="Times New Roman" w:cs="Times New Roman"/>
          <w:sz w:val="28"/>
        </w:rPr>
        <w:t>ystem displays the information of the red taxi that passenger selects.</w:t>
      </w:r>
      <w:r>
        <w:rPr>
          <w:rFonts w:ascii="Times New Roman" w:hAnsi="Times New Roman" w:cs="Times New Roman"/>
          <w:i/>
          <w:iCs/>
          <w:noProof/>
          <w:sz w:val="28"/>
        </w:rPr>
        <w:t xml:space="preserve"> </w:t>
      </w:r>
      <w:r>
        <w:rPr>
          <w:rFonts w:ascii="Times New Roman" w:hAnsi="Times New Roman" w:cs="Times New Roman"/>
          <w:i/>
          <w:iCs/>
          <w:noProof/>
          <w:sz w:val="28"/>
        </w:rPr>
        <w:br/>
      </w:r>
    </w:p>
    <w:p w14:paraId="019E9332" w14:textId="77777777" w:rsidR="003F1BF5" w:rsidRDefault="003F1BF5" w:rsidP="003F1BF5">
      <w:pPr>
        <w:spacing w:after="240"/>
        <w:rPr>
          <w:rFonts w:ascii="Times New Roman" w:hAnsi="Times New Roman" w:cs="Times New Roman"/>
          <w:b/>
          <w:bCs/>
          <w:sz w:val="28"/>
        </w:rPr>
      </w:pPr>
      <w:r>
        <w:rPr>
          <w:rFonts w:ascii="Times New Roman" w:hAnsi="Times New Roman" w:cs="Times New Roman"/>
          <w:b/>
          <w:bCs/>
          <w:sz w:val="28"/>
        </w:rPr>
        <w:t>UC-05</w:t>
      </w:r>
      <w:r w:rsidR="00FC4D92" w:rsidRPr="00FC4D92">
        <w:rPr>
          <w:rFonts w:ascii="Times New Roman" w:hAnsi="Times New Roman" w:cs="Times New Roman"/>
          <w:noProof/>
          <w:sz w:val="32"/>
          <w:szCs w:val="32"/>
        </w:rPr>
        <w:t xml:space="preserve"> </w:t>
      </w:r>
      <w:r w:rsidR="00FC4D92" w:rsidRPr="00EF5841">
        <w:rPr>
          <w:rFonts w:ascii="Times New Roman" w:hAnsi="Times New Roman" w:cs="Times New Roman"/>
          <w:b/>
          <w:bCs/>
          <w:noProof/>
          <w:sz w:val="28"/>
        </w:rPr>
        <w:t>Driver can log out from the system.</w:t>
      </w:r>
    </w:p>
    <w:p w14:paraId="3B8189A8" w14:textId="77777777" w:rsidR="008868D3" w:rsidRPr="0000052E" w:rsidRDefault="008868D3" w:rsidP="00A801E4">
      <w:pPr>
        <w:spacing w:after="100" w:afterAutospacing="1"/>
        <w:ind w:firstLine="720"/>
        <w:rPr>
          <w:rFonts w:ascii="Times New Roman" w:hAnsi="Times New Roman" w:cs="Times New Roman"/>
          <w:sz w:val="28"/>
        </w:rPr>
      </w:pPr>
      <w:r>
        <w:rPr>
          <w:rFonts w:ascii="Times New Roman" w:hAnsi="Times New Roman" w:cs="Times New Roman"/>
          <w:b/>
          <w:bCs/>
          <w:sz w:val="28"/>
        </w:rPr>
        <w:t xml:space="preserve">SRS-12 </w:t>
      </w:r>
      <w:r w:rsidRPr="0000052E">
        <w:rPr>
          <w:rFonts w:ascii="Times New Roman" w:hAnsi="Times New Roman" w:cs="Times New Roman"/>
          <w:sz w:val="28"/>
        </w:rPr>
        <w:t>System change status of the driver to offline in database.</w:t>
      </w:r>
    </w:p>
    <w:p w14:paraId="738AB71D" w14:textId="77777777" w:rsidR="00FC4D92" w:rsidRPr="008868D3" w:rsidRDefault="008868D3" w:rsidP="00A801E4">
      <w:pPr>
        <w:spacing w:after="100" w:afterAutospacing="1"/>
        <w:ind w:firstLine="720"/>
        <w:rPr>
          <w:rFonts w:ascii="Times New Roman" w:hAnsi="Times New Roman" w:cs="Times New Roman"/>
          <w:i/>
          <w:iCs/>
          <w:noProof/>
          <w:sz w:val="28"/>
        </w:rPr>
      </w:pPr>
      <w:r>
        <w:rPr>
          <w:rFonts w:ascii="Times New Roman" w:hAnsi="Times New Roman" w:cs="Times New Roman"/>
          <w:b/>
          <w:bCs/>
          <w:sz w:val="28"/>
        </w:rPr>
        <w:t>SRS-13</w:t>
      </w:r>
      <w:r w:rsidRPr="0000052E">
        <w:rPr>
          <w:rFonts w:ascii="Times New Roman" w:hAnsi="Times New Roman" w:cs="Times New Roman"/>
          <w:sz w:val="28"/>
        </w:rPr>
        <w:t xml:space="preserve"> System displays login page after </w:t>
      </w:r>
      <w:del w:id="8" w:author="rimi park" w:date="2014-05-19T12:13:00Z">
        <w:r w:rsidRPr="0000052E" w:rsidDel="00C25379">
          <w:rPr>
            <w:rFonts w:ascii="Times New Roman" w:hAnsi="Times New Roman" w:cs="Times New Roman"/>
            <w:sz w:val="28"/>
          </w:rPr>
          <w:delText xml:space="preserve">Driver </w:delText>
        </w:r>
      </w:del>
      <w:ins w:id="9" w:author="rimi park" w:date="2014-05-19T12:13:00Z">
        <w:r w:rsidR="00C25379">
          <w:rPr>
            <w:rFonts w:ascii="Times New Roman" w:hAnsi="Times New Roman" w:cs="Times New Roman"/>
            <w:sz w:val="28"/>
          </w:rPr>
          <w:t>the d</w:t>
        </w:r>
        <w:r w:rsidR="00C25379" w:rsidRPr="0000052E">
          <w:rPr>
            <w:rFonts w:ascii="Times New Roman" w:hAnsi="Times New Roman" w:cs="Times New Roman"/>
            <w:sz w:val="28"/>
          </w:rPr>
          <w:t xml:space="preserve">river </w:t>
        </w:r>
      </w:ins>
      <w:r w:rsidRPr="0000052E">
        <w:rPr>
          <w:rFonts w:ascii="Times New Roman" w:hAnsi="Times New Roman" w:cs="Times New Roman"/>
          <w:sz w:val="28"/>
        </w:rPr>
        <w:t>logged out</w:t>
      </w:r>
      <w:r w:rsidRPr="00672F66">
        <w:rPr>
          <w:rFonts w:ascii="Times New Roman" w:hAnsi="Times New Roman" w:cs="Times New Roman"/>
          <w:b/>
          <w:bCs/>
          <w:sz w:val="28"/>
        </w:rPr>
        <w:t>.</w:t>
      </w:r>
      <w:r>
        <w:rPr>
          <w:rFonts w:ascii="Times New Roman" w:hAnsi="Times New Roman" w:cs="Times New Roman"/>
          <w:i/>
          <w:iCs/>
          <w:noProof/>
          <w:sz w:val="28"/>
        </w:rPr>
        <w:br/>
      </w:r>
    </w:p>
    <w:p w14:paraId="2B9FCAF9" w14:textId="77777777" w:rsidR="00EF5841" w:rsidRPr="00EF5841" w:rsidRDefault="00EF5841" w:rsidP="00EF5841">
      <w:pPr>
        <w:spacing w:after="240"/>
        <w:rPr>
          <w:rFonts w:ascii="Times New Roman" w:hAnsi="Times New Roman" w:cs="Times New Roman"/>
          <w:b/>
          <w:bCs/>
          <w:sz w:val="28"/>
        </w:rPr>
      </w:pPr>
      <w:r w:rsidRPr="00EF5841">
        <w:rPr>
          <w:rFonts w:ascii="Times New Roman" w:hAnsi="Times New Roman" w:cs="Times New Roman"/>
          <w:b/>
          <w:bCs/>
          <w:sz w:val="28"/>
        </w:rPr>
        <w:t>UC-06 Passenger can log out from the system</w:t>
      </w:r>
      <w:r>
        <w:rPr>
          <w:rFonts w:ascii="Times New Roman" w:hAnsi="Times New Roman" w:cs="Times New Roman"/>
          <w:b/>
          <w:bCs/>
          <w:sz w:val="28"/>
        </w:rPr>
        <w:t>.</w:t>
      </w:r>
    </w:p>
    <w:p w14:paraId="2C3A7A9D" w14:textId="77777777" w:rsidR="008868D3" w:rsidRPr="00672F66" w:rsidRDefault="008868D3" w:rsidP="008868D3">
      <w:pPr>
        <w:ind w:firstLine="720"/>
        <w:rPr>
          <w:rFonts w:ascii="Times New Roman" w:hAnsi="Times New Roman" w:cs="Times New Roman"/>
          <w:b/>
          <w:bCs/>
          <w:noProof/>
          <w:sz w:val="28"/>
        </w:rPr>
      </w:pPr>
      <w:r w:rsidRPr="00672F66">
        <w:rPr>
          <w:rFonts w:ascii="Times New Roman" w:hAnsi="Times New Roman" w:cs="Times New Roman"/>
          <w:b/>
          <w:bCs/>
          <w:noProof/>
          <w:sz w:val="28"/>
        </w:rPr>
        <w:t xml:space="preserve">SRS-14 </w:t>
      </w:r>
      <w:r>
        <w:rPr>
          <w:rFonts w:ascii="Times New Roman" w:hAnsi="Times New Roman" w:cs="Times New Roman"/>
          <w:noProof/>
          <w:sz w:val="28"/>
        </w:rPr>
        <w:t>S</w:t>
      </w:r>
      <w:r w:rsidRPr="0000052E">
        <w:rPr>
          <w:rFonts w:ascii="Times New Roman" w:hAnsi="Times New Roman" w:cs="Times New Roman"/>
          <w:noProof/>
          <w:sz w:val="28"/>
        </w:rPr>
        <w:t>ystem change status of the driver to offline in database.</w:t>
      </w:r>
    </w:p>
    <w:p w14:paraId="5A7EAFCD" w14:textId="77777777" w:rsidR="008868D3" w:rsidRPr="006C2ED1" w:rsidRDefault="008868D3" w:rsidP="008868D3">
      <w:pPr>
        <w:ind w:firstLine="720"/>
        <w:rPr>
          <w:rFonts w:ascii="Times New Roman" w:hAnsi="Times New Roman" w:cs="Times New Roman"/>
          <w:b/>
          <w:bCs/>
          <w:noProof/>
          <w:sz w:val="28"/>
        </w:rPr>
      </w:pPr>
      <w:r w:rsidRPr="00672F66">
        <w:rPr>
          <w:rFonts w:ascii="Times New Roman" w:hAnsi="Times New Roman" w:cs="Times New Roman"/>
          <w:b/>
          <w:bCs/>
          <w:noProof/>
          <w:sz w:val="28"/>
        </w:rPr>
        <w:t xml:space="preserve">SRS-15 </w:t>
      </w:r>
      <w:r>
        <w:rPr>
          <w:rFonts w:ascii="Times New Roman" w:hAnsi="Times New Roman" w:cs="Times New Roman"/>
          <w:noProof/>
          <w:sz w:val="28"/>
        </w:rPr>
        <w:t>S</w:t>
      </w:r>
      <w:r w:rsidRPr="0000052E">
        <w:rPr>
          <w:rFonts w:ascii="Times New Roman" w:hAnsi="Times New Roman" w:cs="Times New Roman"/>
          <w:noProof/>
          <w:sz w:val="28"/>
        </w:rPr>
        <w:t>ystem displays login page after passenger logged out.</w:t>
      </w:r>
    </w:p>
    <w:p w14:paraId="492B3259" w14:textId="77777777" w:rsidR="003F1BF5" w:rsidRDefault="00EF5841" w:rsidP="00EF5841">
      <w:pPr>
        <w:spacing w:after="240"/>
        <w:rPr>
          <w:rFonts w:ascii="Times New Roman" w:hAnsi="Times New Roman" w:cs="Times New Roman"/>
          <w:b/>
          <w:bCs/>
          <w:sz w:val="28"/>
        </w:rPr>
      </w:pPr>
      <w:r>
        <w:rPr>
          <w:rFonts w:ascii="Times New Roman" w:hAnsi="Times New Roman" w:cs="Times New Roman"/>
          <w:b/>
          <w:bCs/>
          <w:sz w:val="28"/>
        </w:rPr>
        <w:br/>
      </w:r>
      <w:r w:rsidR="003F1BF5">
        <w:rPr>
          <w:rFonts w:ascii="Times New Roman" w:hAnsi="Times New Roman" w:cs="Times New Roman"/>
          <w:b/>
          <w:bCs/>
          <w:sz w:val="28"/>
        </w:rPr>
        <w:t xml:space="preserve">UC-07 </w:t>
      </w:r>
      <w:r w:rsidRPr="00EF5841">
        <w:rPr>
          <w:rFonts w:ascii="Times New Roman" w:hAnsi="Times New Roman" w:cs="Times New Roman"/>
          <w:b/>
          <w:bCs/>
          <w:sz w:val="28"/>
        </w:rPr>
        <w:t>Driver can update driving information</w:t>
      </w:r>
      <w:r>
        <w:rPr>
          <w:rFonts w:ascii="Times New Roman" w:hAnsi="Times New Roman" w:cs="Times New Roman"/>
          <w:b/>
          <w:bCs/>
          <w:sz w:val="28"/>
        </w:rPr>
        <w:t>.</w:t>
      </w:r>
    </w:p>
    <w:p w14:paraId="1937693C" w14:textId="77777777" w:rsidR="008868D3" w:rsidRPr="00672F66" w:rsidRDefault="008868D3" w:rsidP="008868D3">
      <w:pPr>
        <w:ind w:left="720"/>
        <w:rPr>
          <w:rFonts w:ascii="Times New Roman" w:hAnsi="Times New Roman" w:cs="Times New Roman"/>
          <w:b/>
          <w:bCs/>
          <w:sz w:val="28"/>
        </w:rPr>
      </w:pPr>
      <w:r w:rsidRPr="00672F66">
        <w:rPr>
          <w:rFonts w:ascii="Times New Roman" w:hAnsi="Times New Roman" w:cs="Times New Roman"/>
          <w:b/>
          <w:bCs/>
          <w:sz w:val="28"/>
        </w:rPr>
        <w:t xml:space="preserve">SRS-16 </w:t>
      </w:r>
      <w:r>
        <w:rPr>
          <w:rFonts w:ascii="Times New Roman" w:hAnsi="Times New Roman" w:cs="Times New Roman"/>
          <w:sz w:val="28"/>
        </w:rPr>
        <w:t>S</w:t>
      </w:r>
      <w:r w:rsidRPr="0000052E">
        <w:rPr>
          <w:rFonts w:ascii="Times New Roman" w:hAnsi="Times New Roman" w:cs="Times New Roman"/>
          <w:sz w:val="28"/>
        </w:rPr>
        <w:t>ystem display the driving information, the driver can update driving information (e</w:t>
      </w:r>
      <w:ins w:id="10" w:author="rimi park" w:date="2014-05-19T12:09:00Z">
        <w:r w:rsidR="00C25379">
          <w:rPr>
            <w:rFonts w:ascii="Times New Roman" w:hAnsi="Times New Roman" w:cs="Times New Roman"/>
            <w:sz w:val="28"/>
          </w:rPr>
          <w:t>.</w:t>
        </w:r>
      </w:ins>
      <w:r w:rsidRPr="0000052E">
        <w:rPr>
          <w:rFonts w:ascii="Times New Roman" w:hAnsi="Times New Roman" w:cs="Times New Roman"/>
          <w:sz w:val="28"/>
        </w:rPr>
        <w:t>g</w:t>
      </w:r>
      <w:ins w:id="11" w:author="rimi park" w:date="2014-05-19T12:09:00Z">
        <w:r w:rsidR="00C25379">
          <w:rPr>
            <w:rFonts w:ascii="Times New Roman" w:hAnsi="Times New Roman" w:cs="Times New Roman"/>
            <w:sz w:val="28"/>
          </w:rPr>
          <w:t>.</w:t>
        </w:r>
      </w:ins>
      <w:r w:rsidRPr="0000052E">
        <w:rPr>
          <w:rFonts w:ascii="Times New Roman" w:hAnsi="Times New Roman" w:cs="Times New Roman"/>
          <w:sz w:val="28"/>
        </w:rPr>
        <w:t xml:space="preserve">: </w:t>
      </w:r>
      <w:ins w:id="12" w:author="rimi park" w:date="2014-05-19T12:09:00Z">
        <w:r w:rsidR="00C25379">
          <w:rPr>
            <w:rFonts w:ascii="Times New Roman" w:hAnsi="Times New Roman" w:cs="Times New Roman"/>
            <w:sz w:val="28"/>
          </w:rPr>
          <w:t xml:space="preserve">number of available </w:t>
        </w:r>
      </w:ins>
      <w:r w:rsidRPr="0000052E">
        <w:rPr>
          <w:rFonts w:ascii="Times New Roman" w:hAnsi="Times New Roman" w:cs="Times New Roman"/>
          <w:sz w:val="28"/>
        </w:rPr>
        <w:t>seat</w:t>
      </w:r>
      <w:ins w:id="13" w:author="rimi park" w:date="2014-05-19T12:09:00Z">
        <w:r w:rsidR="00C25379">
          <w:rPr>
            <w:rFonts w:ascii="Times New Roman" w:hAnsi="Times New Roman" w:cs="Times New Roman"/>
            <w:sz w:val="28"/>
          </w:rPr>
          <w:t>s</w:t>
        </w:r>
      </w:ins>
      <w:r w:rsidRPr="0000052E">
        <w:rPr>
          <w:rFonts w:ascii="Times New Roman" w:hAnsi="Times New Roman" w:cs="Times New Roman"/>
          <w:sz w:val="28"/>
        </w:rPr>
        <w:t>,</w:t>
      </w:r>
      <w:ins w:id="14" w:author="rimi park" w:date="2014-05-19T12:09:00Z">
        <w:r w:rsidR="00C25379">
          <w:rPr>
            <w:rFonts w:ascii="Times New Roman" w:hAnsi="Times New Roman" w:cs="Times New Roman"/>
            <w:sz w:val="28"/>
          </w:rPr>
          <w:t xml:space="preserve"> </w:t>
        </w:r>
      </w:ins>
      <w:r w:rsidRPr="0000052E">
        <w:rPr>
          <w:rFonts w:ascii="Times New Roman" w:hAnsi="Times New Roman" w:cs="Times New Roman"/>
          <w:sz w:val="28"/>
        </w:rPr>
        <w:t>destination)</w:t>
      </w:r>
    </w:p>
    <w:p w14:paraId="7DCCE1A9" w14:textId="77777777" w:rsidR="008868D3" w:rsidRDefault="008868D3" w:rsidP="008868D3">
      <w:pPr>
        <w:spacing w:after="240"/>
        <w:ind w:left="720"/>
        <w:rPr>
          <w:rFonts w:ascii="Times New Roman" w:hAnsi="Times New Roman" w:cs="Times New Roman"/>
          <w:b/>
          <w:bCs/>
          <w:sz w:val="28"/>
        </w:rPr>
      </w:pPr>
      <w:r>
        <w:rPr>
          <w:rFonts w:ascii="Times New Roman" w:hAnsi="Times New Roman" w:cs="Times New Roman"/>
          <w:b/>
          <w:bCs/>
          <w:sz w:val="28"/>
        </w:rPr>
        <w:t xml:space="preserve">SRS-17 </w:t>
      </w:r>
      <w:r w:rsidRPr="0000052E">
        <w:rPr>
          <w:rFonts w:ascii="Times New Roman" w:hAnsi="Times New Roman" w:cs="Times New Roman"/>
          <w:sz w:val="28"/>
        </w:rPr>
        <w:t>System updates the driving information and displays “Update Successful” message.</w:t>
      </w:r>
      <w:r w:rsidRPr="00672F66">
        <w:rPr>
          <w:rFonts w:ascii="Times New Roman" w:hAnsi="Times New Roman" w:cs="Times New Roman"/>
          <w:b/>
          <w:bCs/>
          <w:sz w:val="28"/>
        </w:rPr>
        <w:t xml:space="preserve"> </w:t>
      </w:r>
    </w:p>
    <w:p w14:paraId="37F9F972" w14:textId="77777777" w:rsidR="003F1BF5" w:rsidRDefault="00A801E4" w:rsidP="008868D3">
      <w:pPr>
        <w:spacing w:after="240"/>
        <w:rPr>
          <w:rFonts w:ascii="Times New Roman" w:hAnsi="Times New Roman" w:cs="Times New Roman"/>
          <w:b/>
          <w:bCs/>
          <w:sz w:val="28"/>
        </w:rPr>
      </w:pPr>
      <w:r>
        <w:rPr>
          <w:rFonts w:ascii="Times New Roman" w:hAnsi="Times New Roman" w:cs="Times New Roman"/>
          <w:b/>
          <w:bCs/>
          <w:sz w:val="28"/>
        </w:rPr>
        <w:br/>
      </w:r>
      <w:r w:rsidR="003F1BF5">
        <w:rPr>
          <w:rFonts w:ascii="Times New Roman" w:hAnsi="Times New Roman" w:cs="Times New Roman"/>
          <w:b/>
          <w:bCs/>
          <w:sz w:val="28"/>
        </w:rPr>
        <w:t xml:space="preserve">UC-08 </w:t>
      </w:r>
      <w:r w:rsidR="00EF5841" w:rsidRPr="00EF5841">
        <w:rPr>
          <w:rFonts w:ascii="Times New Roman" w:hAnsi="Times New Roman" w:cs="Times New Roman"/>
          <w:b/>
          <w:bCs/>
          <w:sz w:val="28"/>
        </w:rPr>
        <w:t>Driver can view the requests from passenger.</w:t>
      </w:r>
    </w:p>
    <w:p w14:paraId="0BE3575E" w14:textId="77777777" w:rsidR="00A801E4" w:rsidRPr="0000052E" w:rsidRDefault="00A801E4" w:rsidP="00A801E4">
      <w:pPr>
        <w:spacing w:after="100" w:afterAutospacing="1"/>
        <w:jc w:val="center"/>
        <w:rPr>
          <w:rFonts w:ascii="Times New Roman" w:hAnsi="Times New Roman" w:cs="Times New Roman"/>
          <w:i/>
          <w:iCs/>
          <w:noProof/>
          <w:sz w:val="28"/>
        </w:rPr>
      </w:pPr>
      <w:r w:rsidRPr="00672F66">
        <w:rPr>
          <w:rFonts w:ascii="Times New Roman" w:hAnsi="Times New Roman" w:cs="Times New Roman"/>
          <w:b/>
          <w:bCs/>
          <w:sz w:val="28"/>
        </w:rPr>
        <w:t>SRS-18</w:t>
      </w:r>
      <w:r>
        <w:rPr>
          <w:rFonts w:ascii="Times New Roman" w:hAnsi="Times New Roman" w:cs="Times New Roman"/>
          <w:sz w:val="28"/>
        </w:rPr>
        <w:t xml:space="preserve"> S</w:t>
      </w:r>
      <w:r w:rsidRPr="0000052E">
        <w:rPr>
          <w:rFonts w:ascii="Times New Roman" w:hAnsi="Times New Roman" w:cs="Times New Roman"/>
          <w:sz w:val="28"/>
        </w:rPr>
        <w:t>ystem displays all requests sent by the passenger.</w:t>
      </w:r>
    </w:p>
    <w:p w14:paraId="2B9B7988" w14:textId="77777777" w:rsidR="003F1BF5" w:rsidRPr="00EF64C1" w:rsidRDefault="00EF64C1" w:rsidP="00EF64C1">
      <w:pPr>
        <w:spacing w:after="100" w:afterAutospacing="1"/>
        <w:ind w:left="720"/>
        <w:rPr>
          <w:rFonts w:ascii="Times New Roman" w:hAnsi="Times New Roman" w:cs="Times New Roman"/>
          <w:sz w:val="28"/>
        </w:rPr>
      </w:pPr>
      <w:r>
        <w:rPr>
          <w:rFonts w:ascii="Times New Roman" w:hAnsi="Times New Roman" w:cs="Times New Roman"/>
          <w:sz w:val="28"/>
        </w:rPr>
        <w:br/>
      </w:r>
    </w:p>
    <w:p w14:paraId="06921BB8" w14:textId="77777777" w:rsidR="003F1BF5" w:rsidRDefault="003F1BF5" w:rsidP="00EF64C1">
      <w:pPr>
        <w:spacing w:after="240"/>
        <w:rPr>
          <w:rFonts w:ascii="Times New Roman" w:hAnsi="Times New Roman" w:cs="Times New Roman"/>
          <w:b/>
          <w:bCs/>
          <w:sz w:val="28"/>
        </w:rPr>
      </w:pPr>
      <w:r>
        <w:rPr>
          <w:rFonts w:ascii="Times New Roman" w:hAnsi="Times New Roman" w:cs="Times New Roman"/>
          <w:b/>
          <w:bCs/>
          <w:sz w:val="28"/>
        </w:rPr>
        <w:lastRenderedPageBreak/>
        <w:t xml:space="preserve">UC-09 </w:t>
      </w:r>
      <w:r w:rsidR="00EF64C1" w:rsidRPr="00EF64C1">
        <w:rPr>
          <w:rFonts w:ascii="Times New Roman" w:hAnsi="Times New Roman" w:cs="Times New Roman"/>
          <w:b/>
          <w:bCs/>
          <w:sz w:val="28"/>
        </w:rPr>
        <w:t>Drivers can respond to passenger’s request</w:t>
      </w:r>
      <w:r w:rsidRPr="003B5930">
        <w:rPr>
          <w:rFonts w:ascii="Times New Roman" w:hAnsi="Times New Roman" w:cs="Times New Roman"/>
          <w:b/>
          <w:bCs/>
          <w:sz w:val="28"/>
        </w:rPr>
        <w:t>.</w:t>
      </w:r>
    </w:p>
    <w:p w14:paraId="2E3E15FF" w14:textId="77777777" w:rsidR="00A801E4" w:rsidRPr="0000052E" w:rsidRDefault="00A801E4" w:rsidP="00A801E4">
      <w:pPr>
        <w:spacing w:after="100" w:afterAutospacing="1"/>
        <w:ind w:firstLine="720"/>
        <w:rPr>
          <w:rFonts w:ascii="Times New Roman" w:hAnsi="Times New Roman" w:cs="Times New Roman"/>
          <w:sz w:val="28"/>
        </w:rPr>
      </w:pPr>
      <w:r w:rsidRPr="00672F66">
        <w:rPr>
          <w:rFonts w:ascii="Times New Roman" w:hAnsi="Times New Roman" w:cs="Times New Roman"/>
          <w:b/>
          <w:bCs/>
          <w:sz w:val="28"/>
        </w:rPr>
        <w:t>SRS-19</w:t>
      </w:r>
      <w:r>
        <w:rPr>
          <w:rFonts w:ascii="Times New Roman" w:hAnsi="Times New Roman" w:cs="Times New Roman"/>
          <w:b/>
          <w:bCs/>
          <w:sz w:val="28"/>
        </w:rPr>
        <w:t xml:space="preserve"> </w:t>
      </w:r>
      <w:r w:rsidRPr="0000052E">
        <w:rPr>
          <w:rFonts w:ascii="Times New Roman" w:hAnsi="Times New Roman" w:cs="Times New Roman"/>
          <w:sz w:val="28"/>
        </w:rPr>
        <w:t xml:space="preserve">System displays the information of the </w:t>
      </w:r>
      <w:ins w:id="15" w:author="rimi park" w:date="2014-05-19T12:10:00Z">
        <w:r w:rsidR="00C25379">
          <w:rPr>
            <w:rFonts w:ascii="Times New Roman" w:hAnsi="Times New Roman" w:cs="Times New Roman"/>
            <w:sz w:val="28"/>
          </w:rPr>
          <w:t xml:space="preserve">passenger’s </w:t>
        </w:r>
      </w:ins>
      <w:r w:rsidRPr="0000052E">
        <w:rPr>
          <w:rFonts w:ascii="Times New Roman" w:hAnsi="Times New Roman" w:cs="Times New Roman"/>
          <w:sz w:val="28"/>
        </w:rPr>
        <w:t>request.</w:t>
      </w:r>
    </w:p>
    <w:p w14:paraId="1EDE9B4D" w14:textId="77777777" w:rsidR="00A801E4" w:rsidRPr="0000052E" w:rsidRDefault="00A801E4" w:rsidP="00A801E4">
      <w:pPr>
        <w:spacing w:after="100" w:afterAutospacing="1"/>
        <w:ind w:left="720"/>
        <w:rPr>
          <w:rFonts w:ascii="Times New Roman" w:hAnsi="Times New Roman" w:cs="Times New Roman"/>
          <w:sz w:val="28"/>
        </w:rPr>
      </w:pPr>
      <w:r w:rsidRPr="00672F66">
        <w:rPr>
          <w:rFonts w:ascii="Times New Roman" w:hAnsi="Times New Roman" w:cs="Times New Roman"/>
          <w:b/>
          <w:bCs/>
          <w:sz w:val="28"/>
        </w:rPr>
        <w:t>SRS-20</w:t>
      </w:r>
      <w:r>
        <w:rPr>
          <w:rFonts w:ascii="Times New Roman" w:hAnsi="Times New Roman" w:cs="Times New Roman"/>
          <w:b/>
          <w:bCs/>
          <w:sz w:val="28"/>
        </w:rPr>
        <w:t xml:space="preserve"> </w:t>
      </w:r>
      <w:r w:rsidRPr="0000052E">
        <w:rPr>
          <w:rFonts w:ascii="Times New Roman" w:hAnsi="Times New Roman" w:cs="Times New Roman"/>
          <w:sz w:val="28"/>
        </w:rPr>
        <w:t xml:space="preserve">System updates the status of the </w:t>
      </w:r>
      <w:ins w:id="16" w:author="rimi park" w:date="2014-05-19T12:10:00Z">
        <w:r w:rsidR="00C25379">
          <w:rPr>
            <w:rFonts w:ascii="Times New Roman" w:hAnsi="Times New Roman" w:cs="Times New Roman"/>
            <w:sz w:val="28"/>
          </w:rPr>
          <w:t xml:space="preserve">passenger’s </w:t>
        </w:r>
      </w:ins>
      <w:r w:rsidRPr="0000052E">
        <w:rPr>
          <w:rFonts w:ascii="Times New Roman" w:hAnsi="Times New Roman" w:cs="Times New Roman"/>
          <w:sz w:val="28"/>
        </w:rPr>
        <w:t>request to “Accepted” if the Driver clicks “accept”.</w:t>
      </w:r>
    </w:p>
    <w:p w14:paraId="5CF88D45" w14:textId="77777777" w:rsidR="00A801E4" w:rsidRPr="00672F66" w:rsidRDefault="00A801E4" w:rsidP="00A801E4">
      <w:pPr>
        <w:spacing w:after="100" w:afterAutospacing="1"/>
        <w:ind w:left="720"/>
        <w:rPr>
          <w:rFonts w:ascii="Times New Roman" w:hAnsi="Times New Roman" w:cs="Times New Roman"/>
          <w:b/>
          <w:bCs/>
          <w:sz w:val="28"/>
        </w:rPr>
      </w:pPr>
      <w:r w:rsidRPr="00672F66">
        <w:rPr>
          <w:rFonts w:ascii="Times New Roman" w:hAnsi="Times New Roman" w:cs="Times New Roman"/>
          <w:b/>
          <w:bCs/>
          <w:sz w:val="28"/>
        </w:rPr>
        <w:t>SRS-21</w:t>
      </w:r>
      <w:r w:rsidRPr="0000052E">
        <w:rPr>
          <w:rFonts w:ascii="Times New Roman" w:hAnsi="Times New Roman" w:cs="Times New Roman"/>
          <w:sz w:val="28"/>
        </w:rPr>
        <w:t xml:space="preserve">System </w:t>
      </w:r>
      <w:commentRangeStart w:id="17"/>
      <w:r w:rsidRPr="0000052E">
        <w:rPr>
          <w:rFonts w:ascii="Times New Roman" w:hAnsi="Times New Roman" w:cs="Times New Roman"/>
          <w:sz w:val="28"/>
        </w:rPr>
        <w:t xml:space="preserve">will </w:t>
      </w:r>
      <w:commentRangeEnd w:id="17"/>
      <w:r w:rsidR="00C25379">
        <w:rPr>
          <w:rStyle w:val="CommentReference"/>
        </w:rPr>
        <w:commentReference w:id="17"/>
      </w:r>
      <w:r w:rsidRPr="0000052E">
        <w:rPr>
          <w:rFonts w:ascii="Times New Roman" w:hAnsi="Times New Roman" w:cs="Times New Roman"/>
          <w:sz w:val="28"/>
        </w:rPr>
        <w:t xml:space="preserve">remove the </w:t>
      </w:r>
      <w:ins w:id="18" w:author="rimi park" w:date="2014-05-19T12:10:00Z">
        <w:r w:rsidR="00C25379">
          <w:rPr>
            <w:rFonts w:ascii="Times New Roman" w:hAnsi="Times New Roman" w:cs="Times New Roman"/>
            <w:sz w:val="28"/>
          </w:rPr>
          <w:t xml:space="preserve">passenger’s </w:t>
        </w:r>
      </w:ins>
      <w:r w:rsidRPr="0000052E">
        <w:rPr>
          <w:rFonts w:ascii="Times New Roman" w:hAnsi="Times New Roman" w:cs="Times New Roman"/>
          <w:sz w:val="28"/>
        </w:rPr>
        <w:t>request form the request page if the Driver denies the request.</w:t>
      </w:r>
    </w:p>
    <w:p w14:paraId="46508807" w14:textId="77777777" w:rsidR="00A801E4" w:rsidRDefault="00A801E4" w:rsidP="00A801E4">
      <w:pPr>
        <w:spacing w:after="100" w:afterAutospacing="1"/>
        <w:ind w:left="720"/>
        <w:rPr>
          <w:rFonts w:ascii="Times New Roman" w:hAnsi="Times New Roman" w:cs="Times New Roman"/>
          <w:noProof/>
          <w:sz w:val="28"/>
        </w:rPr>
      </w:pPr>
      <w:r w:rsidRPr="00672F66">
        <w:rPr>
          <w:rFonts w:ascii="Times New Roman" w:hAnsi="Times New Roman" w:cs="Times New Roman"/>
          <w:b/>
          <w:bCs/>
          <w:sz w:val="28"/>
        </w:rPr>
        <w:t>SRS-22</w:t>
      </w:r>
      <w:r w:rsidRPr="0000052E">
        <w:rPr>
          <w:rFonts w:ascii="Times New Roman" w:hAnsi="Times New Roman" w:cs="Times New Roman"/>
          <w:sz w:val="28"/>
        </w:rPr>
        <w:t xml:space="preserve">System will remove the </w:t>
      </w:r>
      <w:ins w:id="19" w:author="rimi park" w:date="2014-05-19T12:10:00Z">
        <w:r w:rsidR="00C25379">
          <w:rPr>
            <w:rFonts w:ascii="Times New Roman" w:hAnsi="Times New Roman" w:cs="Times New Roman"/>
            <w:sz w:val="28"/>
          </w:rPr>
          <w:t xml:space="preserve">passenger’s </w:t>
        </w:r>
      </w:ins>
      <w:r w:rsidRPr="0000052E">
        <w:rPr>
          <w:rFonts w:ascii="Times New Roman" w:hAnsi="Times New Roman" w:cs="Times New Roman"/>
          <w:sz w:val="28"/>
        </w:rPr>
        <w:t>request form the request page if the Driver did not respond to the new request within 60 seconds.</w:t>
      </w:r>
    </w:p>
    <w:p w14:paraId="1A7F46F7" w14:textId="77777777" w:rsidR="00EF64C1" w:rsidRDefault="00EF64C1" w:rsidP="00EF64C1">
      <w:pPr>
        <w:spacing w:after="240"/>
        <w:rPr>
          <w:rFonts w:ascii="Times New Roman" w:hAnsi="Times New Roman" w:cs="Times New Roman"/>
          <w:b/>
          <w:bCs/>
          <w:sz w:val="28"/>
        </w:rPr>
      </w:pPr>
    </w:p>
    <w:p w14:paraId="1FD24414" w14:textId="77777777" w:rsidR="00EF64C1" w:rsidRDefault="003F1BF5" w:rsidP="00EF64C1">
      <w:pPr>
        <w:spacing w:after="240"/>
        <w:rPr>
          <w:rFonts w:ascii="Times New Roman" w:hAnsi="Times New Roman" w:cs="Times New Roman"/>
          <w:b/>
          <w:bCs/>
          <w:sz w:val="28"/>
        </w:rPr>
      </w:pPr>
      <w:r>
        <w:rPr>
          <w:rFonts w:ascii="Times New Roman" w:hAnsi="Times New Roman" w:cs="Times New Roman"/>
          <w:b/>
          <w:bCs/>
          <w:sz w:val="28"/>
        </w:rPr>
        <w:t xml:space="preserve">UC-10 </w:t>
      </w:r>
      <w:r w:rsidR="00EF64C1" w:rsidRPr="00EF64C1">
        <w:rPr>
          <w:rFonts w:ascii="Times New Roman" w:hAnsi="Times New Roman" w:cs="Times New Roman"/>
          <w:b/>
          <w:bCs/>
          <w:noProof/>
          <w:sz w:val="28"/>
        </w:rPr>
        <w:t xml:space="preserve">The driver can register to the system </w:t>
      </w:r>
    </w:p>
    <w:p w14:paraId="608A7EA4" w14:textId="77777777" w:rsidR="00A801E4" w:rsidRPr="00F8340C" w:rsidRDefault="00A801E4" w:rsidP="00A801E4">
      <w:pPr>
        <w:spacing w:after="100" w:afterAutospacing="1"/>
        <w:ind w:firstLine="720"/>
        <w:rPr>
          <w:rFonts w:ascii="Times New Roman" w:hAnsi="Times New Roman" w:cs="Times New Roman"/>
          <w:b/>
          <w:bCs/>
          <w:sz w:val="28"/>
        </w:rPr>
      </w:pPr>
      <w:r w:rsidRPr="00F8340C">
        <w:rPr>
          <w:rFonts w:ascii="Times New Roman" w:hAnsi="Times New Roman" w:cs="Times New Roman"/>
          <w:b/>
          <w:bCs/>
          <w:sz w:val="28"/>
        </w:rPr>
        <w:t>SRS-23</w:t>
      </w:r>
      <w:r>
        <w:rPr>
          <w:rFonts w:ascii="Times New Roman" w:hAnsi="Times New Roman" w:cs="Times New Roman"/>
          <w:sz w:val="28"/>
        </w:rPr>
        <w:t xml:space="preserve"> S</w:t>
      </w:r>
      <w:r w:rsidRPr="0000052E">
        <w:rPr>
          <w:rFonts w:ascii="Times New Roman" w:hAnsi="Times New Roman" w:cs="Times New Roman"/>
          <w:sz w:val="28"/>
        </w:rPr>
        <w:t>ystem displays the registration form.</w:t>
      </w:r>
    </w:p>
    <w:p w14:paraId="3C294F71" w14:textId="77777777" w:rsidR="00A801E4" w:rsidRPr="00F8340C" w:rsidRDefault="00A801E4" w:rsidP="00A801E4">
      <w:pPr>
        <w:spacing w:after="100" w:afterAutospacing="1"/>
        <w:ind w:left="720"/>
        <w:rPr>
          <w:rFonts w:ascii="Times New Roman" w:hAnsi="Times New Roman" w:cs="Times New Roman"/>
          <w:b/>
          <w:bCs/>
          <w:sz w:val="28"/>
        </w:rPr>
      </w:pPr>
      <w:r>
        <w:rPr>
          <w:rFonts w:ascii="Times New Roman" w:hAnsi="Times New Roman" w:cs="Times New Roman"/>
          <w:b/>
          <w:bCs/>
          <w:sz w:val="28"/>
        </w:rPr>
        <w:t xml:space="preserve">SRS-24 </w:t>
      </w:r>
      <w:r>
        <w:rPr>
          <w:rFonts w:ascii="Times New Roman" w:hAnsi="Times New Roman" w:cs="Times New Roman"/>
          <w:sz w:val="28"/>
        </w:rPr>
        <w:t>S</w:t>
      </w:r>
      <w:r w:rsidRPr="0000052E">
        <w:rPr>
          <w:rFonts w:ascii="Times New Roman" w:hAnsi="Times New Roman" w:cs="Times New Roman"/>
          <w:sz w:val="28"/>
        </w:rPr>
        <w:t xml:space="preserve">ystem will notify ‘Wrong format!’ </w:t>
      </w:r>
      <w:ins w:id="20" w:author="rimi park" w:date="2014-05-19T12:12:00Z">
        <w:r w:rsidR="00C25379">
          <w:rPr>
            <w:rFonts w:ascii="Times New Roman" w:hAnsi="Times New Roman" w:cs="Times New Roman"/>
            <w:sz w:val="28"/>
          </w:rPr>
          <w:t>i</w:t>
        </w:r>
      </w:ins>
      <w:del w:id="21" w:author="rimi park" w:date="2014-05-19T12:12:00Z">
        <w:r w:rsidRPr="0000052E" w:rsidDel="00C25379">
          <w:rPr>
            <w:rFonts w:ascii="Times New Roman" w:hAnsi="Times New Roman" w:cs="Times New Roman"/>
            <w:sz w:val="28"/>
          </w:rPr>
          <w:delText>I</w:delText>
        </w:r>
      </w:del>
      <w:r w:rsidRPr="0000052E">
        <w:rPr>
          <w:rFonts w:ascii="Times New Roman" w:hAnsi="Times New Roman" w:cs="Times New Roman"/>
          <w:sz w:val="28"/>
        </w:rPr>
        <w:t xml:space="preserve">f </w:t>
      </w:r>
      <w:ins w:id="22" w:author="rimi park" w:date="2014-05-19T12:12:00Z">
        <w:r w:rsidR="00C25379">
          <w:rPr>
            <w:rFonts w:ascii="Times New Roman" w:hAnsi="Times New Roman" w:cs="Times New Roman"/>
            <w:sz w:val="28"/>
          </w:rPr>
          <w:t xml:space="preserve">the </w:t>
        </w:r>
      </w:ins>
      <w:r w:rsidRPr="0000052E">
        <w:rPr>
          <w:rFonts w:ascii="Times New Roman" w:hAnsi="Times New Roman" w:cs="Times New Roman"/>
          <w:sz w:val="28"/>
        </w:rPr>
        <w:t>driver inputs the wrong format.</w:t>
      </w:r>
    </w:p>
    <w:p w14:paraId="17D9712E" w14:textId="77777777" w:rsidR="00A801E4" w:rsidRPr="00F8340C" w:rsidRDefault="00A801E4" w:rsidP="00A801E4">
      <w:pPr>
        <w:spacing w:after="100" w:afterAutospacing="1"/>
        <w:ind w:left="720"/>
        <w:rPr>
          <w:rFonts w:ascii="Times New Roman" w:hAnsi="Times New Roman" w:cs="Times New Roman"/>
          <w:b/>
          <w:bCs/>
          <w:sz w:val="28"/>
        </w:rPr>
      </w:pPr>
      <w:r>
        <w:rPr>
          <w:rFonts w:ascii="Times New Roman" w:hAnsi="Times New Roman" w:cs="Times New Roman"/>
          <w:b/>
          <w:bCs/>
          <w:sz w:val="28"/>
        </w:rPr>
        <w:t>SRS-25</w:t>
      </w:r>
      <w:r w:rsidRPr="0000052E">
        <w:rPr>
          <w:rFonts w:ascii="Times New Roman" w:hAnsi="Times New Roman" w:cs="Times New Roman"/>
          <w:sz w:val="28"/>
        </w:rPr>
        <w:t xml:space="preserve"> </w:t>
      </w:r>
      <w:r>
        <w:rPr>
          <w:rFonts w:ascii="Times New Roman" w:hAnsi="Times New Roman" w:cs="Times New Roman"/>
          <w:sz w:val="28"/>
        </w:rPr>
        <w:t>S</w:t>
      </w:r>
      <w:r w:rsidRPr="0000052E">
        <w:rPr>
          <w:rFonts w:ascii="Times New Roman" w:hAnsi="Times New Roman" w:cs="Times New Roman"/>
          <w:sz w:val="28"/>
        </w:rPr>
        <w:t>ystem will notify, ‘</w:t>
      </w:r>
      <w:proofErr w:type="gramStart"/>
      <w:r w:rsidRPr="0000052E">
        <w:rPr>
          <w:rFonts w:ascii="Times New Roman" w:hAnsi="Times New Roman" w:cs="Times New Roman"/>
          <w:sz w:val="28"/>
        </w:rPr>
        <w:t>This</w:t>
      </w:r>
      <w:proofErr w:type="gramEnd"/>
      <w:r w:rsidRPr="0000052E">
        <w:rPr>
          <w:rFonts w:ascii="Times New Roman" w:hAnsi="Times New Roman" w:cs="Times New Roman"/>
          <w:sz w:val="28"/>
        </w:rPr>
        <w:t xml:space="preserve"> username already exists.’</w:t>
      </w:r>
      <w:ins w:id="23" w:author="rimi park" w:date="2014-05-19T12:13:00Z">
        <w:r w:rsidR="00C25379">
          <w:rPr>
            <w:rFonts w:ascii="Times New Roman" w:hAnsi="Times New Roman" w:cs="Times New Roman"/>
            <w:sz w:val="28"/>
          </w:rPr>
          <w:t xml:space="preserve"> i</w:t>
        </w:r>
      </w:ins>
      <w:del w:id="24" w:author="rimi park" w:date="2014-05-19T12:13:00Z">
        <w:r w:rsidRPr="0000052E" w:rsidDel="00C25379">
          <w:rPr>
            <w:rFonts w:ascii="Times New Roman" w:hAnsi="Times New Roman" w:cs="Times New Roman"/>
            <w:sz w:val="28"/>
          </w:rPr>
          <w:delText>I</w:delText>
        </w:r>
      </w:del>
      <w:r w:rsidRPr="0000052E">
        <w:rPr>
          <w:rFonts w:ascii="Times New Roman" w:hAnsi="Times New Roman" w:cs="Times New Roman"/>
          <w:sz w:val="28"/>
        </w:rPr>
        <w:t xml:space="preserve">f </w:t>
      </w:r>
      <w:ins w:id="25" w:author="rimi park" w:date="2014-05-19T12:13:00Z">
        <w:r w:rsidR="00C25379">
          <w:rPr>
            <w:rFonts w:ascii="Times New Roman" w:hAnsi="Times New Roman" w:cs="Times New Roman"/>
            <w:sz w:val="28"/>
          </w:rPr>
          <w:t xml:space="preserve">the </w:t>
        </w:r>
      </w:ins>
      <w:r w:rsidRPr="0000052E">
        <w:rPr>
          <w:rFonts w:ascii="Times New Roman" w:hAnsi="Times New Roman" w:cs="Times New Roman"/>
          <w:sz w:val="28"/>
        </w:rPr>
        <w:t>driver inputs an existing username.</w:t>
      </w:r>
    </w:p>
    <w:p w14:paraId="0BD79DFF" w14:textId="77777777" w:rsidR="00A801E4" w:rsidRPr="0000052E" w:rsidRDefault="00A801E4" w:rsidP="00A801E4">
      <w:pPr>
        <w:spacing w:after="100" w:afterAutospacing="1"/>
        <w:ind w:left="720"/>
        <w:rPr>
          <w:rFonts w:ascii="Times New Roman" w:hAnsi="Times New Roman" w:cs="Times New Roman"/>
          <w:sz w:val="28"/>
        </w:rPr>
      </w:pPr>
      <w:r w:rsidRPr="00F8340C">
        <w:rPr>
          <w:rFonts w:ascii="Times New Roman" w:hAnsi="Times New Roman" w:cs="Times New Roman"/>
          <w:b/>
          <w:bCs/>
          <w:sz w:val="28"/>
        </w:rPr>
        <w:t>SRS-26</w:t>
      </w:r>
      <w:r w:rsidRPr="0000052E">
        <w:rPr>
          <w:rFonts w:ascii="Times New Roman" w:hAnsi="Times New Roman" w:cs="Times New Roman"/>
          <w:sz w:val="28"/>
        </w:rPr>
        <w:t xml:space="preserve"> System will notify, ‘This license ID already exists.’</w:t>
      </w:r>
      <w:ins w:id="26" w:author="rimi park" w:date="2014-05-19T12:13:00Z">
        <w:r w:rsidR="00C25379">
          <w:rPr>
            <w:rFonts w:ascii="Times New Roman" w:hAnsi="Times New Roman" w:cs="Times New Roman"/>
            <w:sz w:val="28"/>
          </w:rPr>
          <w:t xml:space="preserve"> i</w:t>
        </w:r>
      </w:ins>
      <w:del w:id="27" w:author="rimi park" w:date="2014-05-19T12:13:00Z">
        <w:r w:rsidRPr="0000052E" w:rsidDel="00C25379">
          <w:rPr>
            <w:rFonts w:ascii="Times New Roman" w:hAnsi="Times New Roman" w:cs="Times New Roman"/>
            <w:sz w:val="28"/>
          </w:rPr>
          <w:delText>I</w:delText>
        </w:r>
      </w:del>
      <w:r w:rsidRPr="0000052E">
        <w:rPr>
          <w:rFonts w:ascii="Times New Roman" w:hAnsi="Times New Roman" w:cs="Times New Roman"/>
          <w:sz w:val="28"/>
        </w:rPr>
        <w:t>f the driver inputs an existing license ID.</w:t>
      </w:r>
    </w:p>
    <w:p w14:paraId="69D50086" w14:textId="77777777" w:rsidR="00A801E4" w:rsidRPr="00F8340C" w:rsidRDefault="00A801E4" w:rsidP="00A801E4">
      <w:pPr>
        <w:spacing w:after="100" w:afterAutospacing="1"/>
        <w:ind w:left="720"/>
        <w:rPr>
          <w:rFonts w:ascii="Times New Roman" w:hAnsi="Times New Roman" w:cs="Times New Roman"/>
          <w:b/>
          <w:bCs/>
          <w:sz w:val="28"/>
        </w:rPr>
      </w:pPr>
      <w:r w:rsidRPr="00F8340C">
        <w:rPr>
          <w:rFonts w:ascii="Times New Roman" w:hAnsi="Times New Roman" w:cs="Times New Roman"/>
          <w:b/>
          <w:bCs/>
          <w:sz w:val="28"/>
        </w:rPr>
        <w:t>SRS-27</w:t>
      </w:r>
      <w:r>
        <w:rPr>
          <w:rFonts w:ascii="Times New Roman" w:hAnsi="Times New Roman" w:cs="Times New Roman"/>
          <w:b/>
          <w:bCs/>
          <w:sz w:val="28"/>
        </w:rPr>
        <w:t xml:space="preserve"> </w:t>
      </w:r>
      <w:r w:rsidRPr="0000052E">
        <w:rPr>
          <w:rFonts w:ascii="Times New Roman" w:hAnsi="Times New Roman" w:cs="Times New Roman"/>
          <w:sz w:val="28"/>
        </w:rPr>
        <w:t>System creates the new user in</w:t>
      </w:r>
      <w:r>
        <w:rPr>
          <w:rFonts w:ascii="Times New Roman" w:hAnsi="Times New Roman" w:cs="Times New Roman"/>
          <w:sz w:val="28"/>
        </w:rPr>
        <w:t xml:space="preserve"> the database and displays the </w:t>
      </w:r>
      <w:r>
        <w:rPr>
          <w:rFonts w:ascii="Times New Roman" w:hAnsi="Times New Roman" w:cs="Times New Roman"/>
          <w:sz w:val="28"/>
        </w:rPr>
        <w:br/>
        <w:t>“</w:t>
      </w:r>
      <w:r w:rsidRPr="0000052E">
        <w:rPr>
          <w:rFonts w:ascii="Times New Roman" w:hAnsi="Times New Roman" w:cs="Times New Roman"/>
          <w:sz w:val="28"/>
        </w:rPr>
        <w:t>registration successful” message.</w:t>
      </w:r>
    </w:p>
    <w:p w14:paraId="2B81FA0F" w14:textId="77777777" w:rsidR="00EF64C1" w:rsidRPr="00A801E4" w:rsidRDefault="00A801E4" w:rsidP="00A801E4">
      <w:pPr>
        <w:spacing w:after="100" w:afterAutospacing="1"/>
        <w:ind w:firstLine="720"/>
        <w:rPr>
          <w:rFonts w:ascii="Times New Roman" w:hAnsi="Times New Roman" w:cs="Times New Roman"/>
          <w:noProof/>
          <w:sz w:val="32"/>
          <w:szCs w:val="32"/>
        </w:rPr>
      </w:pPr>
      <w:r w:rsidRPr="00F8340C">
        <w:rPr>
          <w:rFonts w:ascii="Times New Roman" w:hAnsi="Times New Roman" w:cs="Times New Roman"/>
          <w:b/>
          <w:bCs/>
          <w:sz w:val="28"/>
        </w:rPr>
        <w:t>SRS-28</w:t>
      </w:r>
      <w:r>
        <w:rPr>
          <w:rFonts w:ascii="Times New Roman" w:hAnsi="Times New Roman" w:cs="Times New Roman"/>
          <w:b/>
          <w:bCs/>
          <w:sz w:val="28"/>
        </w:rPr>
        <w:t xml:space="preserve"> </w:t>
      </w:r>
      <w:r w:rsidRPr="0000052E">
        <w:rPr>
          <w:rFonts w:ascii="Times New Roman" w:hAnsi="Times New Roman" w:cs="Times New Roman"/>
          <w:sz w:val="28"/>
        </w:rPr>
        <w:t>System displays the log in page after driver registration.</w:t>
      </w:r>
      <w:r w:rsidRPr="0000052E">
        <w:rPr>
          <w:rFonts w:ascii="Times New Roman" w:hAnsi="Times New Roman" w:cs="Times New Roman"/>
          <w:i/>
          <w:iCs/>
          <w:noProof/>
          <w:sz w:val="28"/>
        </w:rPr>
        <w:tab/>
      </w:r>
      <w:r w:rsidR="00DA4488">
        <w:rPr>
          <w:rFonts w:ascii="Times New Roman" w:hAnsi="Times New Roman" w:cs="Times New Roman"/>
          <w:b/>
          <w:bCs/>
          <w:sz w:val="28"/>
        </w:rPr>
        <w:br/>
      </w:r>
    </w:p>
    <w:p w14:paraId="3462E213" w14:textId="77777777" w:rsidR="00A801E4" w:rsidRDefault="003F1BF5" w:rsidP="00A801E4">
      <w:pPr>
        <w:spacing w:after="240"/>
        <w:rPr>
          <w:rFonts w:ascii="Times New Roman" w:hAnsi="Times New Roman" w:cs="Times New Roman"/>
          <w:b/>
          <w:bCs/>
          <w:sz w:val="28"/>
        </w:rPr>
      </w:pPr>
      <w:r>
        <w:rPr>
          <w:rFonts w:ascii="Times New Roman" w:hAnsi="Times New Roman" w:cs="Times New Roman"/>
          <w:b/>
          <w:bCs/>
          <w:sz w:val="28"/>
        </w:rPr>
        <w:t xml:space="preserve">UC-11 </w:t>
      </w:r>
      <w:r w:rsidR="00DA4488" w:rsidRPr="00DA4488">
        <w:rPr>
          <w:rFonts w:ascii="Times New Roman" w:hAnsi="Times New Roman" w:cs="Times New Roman"/>
          <w:b/>
          <w:bCs/>
          <w:noProof/>
          <w:sz w:val="28"/>
        </w:rPr>
        <w:t>The driver can log in to the system</w:t>
      </w:r>
      <w:r w:rsidR="00DA4488">
        <w:rPr>
          <w:rFonts w:ascii="Times New Roman" w:hAnsi="Times New Roman" w:cs="Times New Roman"/>
          <w:b/>
          <w:bCs/>
          <w:sz w:val="28"/>
        </w:rPr>
        <w:t>.</w:t>
      </w:r>
    </w:p>
    <w:p w14:paraId="5087B776" w14:textId="77777777" w:rsidR="00A801E4" w:rsidRDefault="00A801E4" w:rsidP="00A801E4">
      <w:pPr>
        <w:spacing w:after="240"/>
        <w:ind w:firstLine="720"/>
        <w:rPr>
          <w:rFonts w:ascii="Times New Roman" w:hAnsi="Times New Roman" w:cs="Times New Roman"/>
          <w:b/>
          <w:bCs/>
          <w:sz w:val="28"/>
        </w:rPr>
      </w:pPr>
      <w:r w:rsidRPr="0000052E">
        <w:rPr>
          <w:rFonts w:ascii="Times New Roman" w:hAnsi="Times New Roman" w:cs="Times New Roman"/>
          <w:b/>
          <w:bCs/>
          <w:noProof/>
          <w:sz w:val="28"/>
        </w:rPr>
        <w:t>SRS-29</w:t>
      </w:r>
      <w:r>
        <w:rPr>
          <w:rFonts w:ascii="Times New Roman" w:hAnsi="Times New Roman" w:cs="Times New Roman"/>
          <w:noProof/>
          <w:sz w:val="28"/>
        </w:rPr>
        <w:t xml:space="preserve"> S</w:t>
      </w:r>
      <w:r w:rsidRPr="0000052E">
        <w:rPr>
          <w:rFonts w:ascii="Times New Roman" w:hAnsi="Times New Roman" w:cs="Times New Roman"/>
          <w:noProof/>
          <w:sz w:val="28"/>
        </w:rPr>
        <w:t>ystem displays the login page to</w:t>
      </w:r>
      <w:ins w:id="28" w:author="rimi park" w:date="2014-05-19T12:14:00Z">
        <w:r w:rsidR="003839B2">
          <w:rPr>
            <w:rFonts w:ascii="Times New Roman" w:hAnsi="Times New Roman" w:cs="Times New Roman"/>
            <w:noProof/>
            <w:sz w:val="28"/>
          </w:rPr>
          <w:t xml:space="preserve"> the</w:t>
        </w:r>
      </w:ins>
      <w:r w:rsidRPr="0000052E">
        <w:rPr>
          <w:rFonts w:ascii="Times New Roman" w:hAnsi="Times New Roman" w:cs="Times New Roman"/>
          <w:noProof/>
          <w:sz w:val="28"/>
        </w:rPr>
        <w:t xml:space="preserve"> driver.</w:t>
      </w:r>
    </w:p>
    <w:p w14:paraId="01960B6E" w14:textId="77777777" w:rsidR="00A801E4" w:rsidRPr="00A801E4" w:rsidRDefault="00A801E4" w:rsidP="00A801E4">
      <w:pPr>
        <w:spacing w:after="240"/>
        <w:ind w:left="720"/>
        <w:rPr>
          <w:rFonts w:ascii="Times New Roman" w:hAnsi="Times New Roman" w:cs="Times New Roman"/>
          <w:b/>
          <w:bCs/>
          <w:sz w:val="28"/>
        </w:rPr>
      </w:pPr>
      <w:r w:rsidRPr="0000052E">
        <w:rPr>
          <w:rFonts w:ascii="Times New Roman" w:hAnsi="Times New Roman" w:cs="Times New Roman"/>
          <w:b/>
          <w:bCs/>
          <w:noProof/>
          <w:sz w:val="28"/>
        </w:rPr>
        <w:t>SRS-30</w:t>
      </w:r>
      <w:r>
        <w:rPr>
          <w:rFonts w:ascii="Times New Roman" w:hAnsi="Times New Roman" w:cs="Times New Roman"/>
          <w:noProof/>
          <w:sz w:val="28"/>
        </w:rPr>
        <w:t xml:space="preserve"> S</w:t>
      </w:r>
      <w:r w:rsidRPr="0000052E">
        <w:rPr>
          <w:rFonts w:ascii="Times New Roman" w:hAnsi="Times New Roman" w:cs="Times New Roman"/>
          <w:noProof/>
          <w:sz w:val="28"/>
        </w:rPr>
        <w:t>ystem will notify, ‘This username or password is wrong.’</w:t>
      </w:r>
      <w:ins w:id="29" w:author="rimi park" w:date="2014-05-19T12:14:00Z">
        <w:r w:rsidR="003839B2">
          <w:rPr>
            <w:rFonts w:ascii="Times New Roman" w:hAnsi="Times New Roman" w:cs="Times New Roman"/>
            <w:noProof/>
            <w:sz w:val="28"/>
          </w:rPr>
          <w:t xml:space="preserve"> i</w:t>
        </w:r>
      </w:ins>
      <w:del w:id="30" w:author="rimi park" w:date="2014-05-19T12:14:00Z">
        <w:r w:rsidRPr="0000052E" w:rsidDel="003839B2">
          <w:rPr>
            <w:rFonts w:ascii="Times New Roman" w:hAnsi="Times New Roman" w:cs="Times New Roman"/>
            <w:noProof/>
            <w:sz w:val="28"/>
          </w:rPr>
          <w:delText>I</w:delText>
        </w:r>
      </w:del>
      <w:r w:rsidRPr="0000052E">
        <w:rPr>
          <w:rFonts w:ascii="Times New Roman" w:hAnsi="Times New Roman" w:cs="Times New Roman"/>
          <w:noProof/>
          <w:sz w:val="28"/>
        </w:rPr>
        <w:t xml:space="preserve">f the driver inputs the username or password </w:t>
      </w:r>
      <w:ins w:id="31" w:author="rimi park" w:date="2014-05-19T12:16:00Z">
        <w:r w:rsidR="003839B2">
          <w:rPr>
            <w:rFonts w:ascii="Times New Roman" w:hAnsi="Times New Roman" w:cs="Times New Roman"/>
            <w:noProof/>
            <w:sz w:val="28"/>
          </w:rPr>
          <w:t>incorrectly.</w:t>
        </w:r>
      </w:ins>
      <w:del w:id="32" w:author="rimi park" w:date="2014-05-19T12:16:00Z">
        <w:r w:rsidRPr="0000052E" w:rsidDel="003839B2">
          <w:rPr>
            <w:rFonts w:ascii="Times New Roman" w:hAnsi="Times New Roman" w:cs="Times New Roman"/>
            <w:noProof/>
            <w:sz w:val="28"/>
          </w:rPr>
          <w:delText>wrongly.</w:delText>
        </w:r>
      </w:del>
    </w:p>
    <w:p w14:paraId="74411B1A" w14:textId="77777777" w:rsidR="00A801E4" w:rsidRPr="0000052E" w:rsidRDefault="00A801E4" w:rsidP="00A801E4">
      <w:pPr>
        <w:tabs>
          <w:tab w:val="left" w:pos="1161"/>
        </w:tabs>
        <w:spacing w:after="100" w:afterAutospacing="1"/>
        <w:ind w:left="720"/>
        <w:rPr>
          <w:rFonts w:ascii="Times New Roman" w:hAnsi="Times New Roman" w:cs="Times New Roman"/>
          <w:noProof/>
          <w:sz w:val="28"/>
        </w:rPr>
      </w:pPr>
      <w:commentRangeStart w:id="33"/>
      <w:r w:rsidRPr="0000052E">
        <w:rPr>
          <w:rFonts w:ascii="Times New Roman" w:hAnsi="Times New Roman" w:cs="Times New Roman"/>
          <w:b/>
          <w:bCs/>
          <w:noProof/>
          <w:sz w:val="28"/>
        </w:rPr>
        <w:lastRenderedPageBreak/>
        <w:t>SRS-31</w:t>
      </w:r>
      <w:r>
        <w:rPr>
          <w:rFonts w:ascii="Times New Roman" w:hAnsi="Times New Roman" w:cs="Times New Roman"/>
          <w:noProof/>
          <w:sz w:val="28"/>
        </w:rPr>
        <w:t>S</w:t>
      </w:r>
      <w:r w:rsidRPr="0000052E">
        <w:rPr>
          <w:rFonts w:ascii="Times New Roman" w:hAnsi="Times New Roman" w:cs="Times New Roman"/>
          <w:noProof/>
          <w:sz w:val="28"/>
        </w:rPr>
        <w:t>ystem updates the driver status to online status in the database, the system displays the login successful message.</w:t>
      </w:r>
      <w:commentRangeEnd w:id="33"/>
      <w:r w:rsidR="003839B2">
        <w:rPr>
          <w:rStyle w:val="CommentReference"/>
        </w:rPr>
        <w:commentReference w:id="33"/>
      </w:r>
    </w:p>
    <w:p w14:paraId="00B9B1BB" w14:textId="77777777" w:rsidR="003F1BF5" w:rsidRDefault="00DA4488" w:rsidP="00DA4488">
      <w:pPr>
        <w:spacing w:after="240"/>
        <w:rPr>
          <w:rFonts w:ascii="Times New Roman" w:hAnsi="Times New Roman" w:cs="Times New Roman"/>
          <w:b/>
          <w:bCs/>
          <w:noProof/>
          <w:sz w:val="28"/>
        </w:rPr>
      </w:pPr>
      <w:r w:rsidRPr="00DA4488">
        <w:rPr>
          <w:rFonts w:ascii="Times New Roman" w:hAnsi="Times New Roman" w:cs="Times New Roman"/>
          <w:b/>
          <w:bCs/>
          <w:sz w:val="28"/>
        </w:rPr>
        <w:t xml:space="preserve"> </w:t>
      </w:r>
      <w:r w:rsidR="003F1BF5">
        <w:rPr>
          <w:rFonts w:ascii="Times New Roman" w:hAnsi="Times New Roman" w:cs="Times New Roman"/>
          <w:b/>
          <w:bCs/>
          <w:sz w:val="28"/>
        </w:rPr>
        <w:t xml:space="preserve">UC-12 </w:t>
      </w:r>
      <w:r w:rsidRPr="00DA4488">
        <w:rPr>
          <w:rFonts w:ascii="Times New Roman" w:hAnsi="Times New Roman" w:cs="Times New Roman"/>
          <w:b/>
          <w:bCs/>
          <w:noProof/>
          <w:sz w:val="28"/>
        </w:rPr>
        <w:t>Passenger can register to the system</w:t>
      </w:r>
    </w:p>
    <w:p w14:paraId="6EE4068F" w14:textId="77777777" w:rsidR="00A801E4" w:rsidRPr="00F8340C" w:rsidRDefault="00A801E4" w:rsidP="00A801E4">
      <w:pPr>
        <w:ind w:firstLine="720"/>
        <w:rPr>
          <w:rFonts w:ascii="Times New Roman" w:hAnsi="Times New Roman" w:cs="Times New Roman"/>
          <w:b/>
          <w:bCs/>
          <w:sz w:val="28"/>
        </w:rPr>
      </w:pPr>
      <w:r w:rsidRPr="00F8340C">
        <w:rPr>
          <w:rFonts w:ascii="Times New Roman" w:hAnsi="Times New Roman" w:cs="Times New Roman"/>
          <w:b/>
          <w:bCs/>
          <w:sz w:val="28"/>
        </w:rPr>
        <w:t>SRS-32</w:t>
      </w:r>
      <w:r w:rsidRPr="008F2D2D">
        <w:rPr>
          <w:rFonts w:ascii="Times New Roman" w:hAnsi="Times New Roman" w:cs="Times New Roman"/>
          <w:sz w:val="28"/>
        </w:rPr>
        <w:t xml:space="preserve">The system displays the registration form to </w:t>
      </w:r>
      <w:ins w:id="34" w:author="rimi park" w:date="2014-05-19T12:15:00Z">
        <w:r w:rsidR="003839B2">
          <w:rPr>
            <w:rFonts w:ascii="Times New Roman" w:hAnsi="Times New Roman" w:cs="Times New Roman"/>
            <w:sz w:val="28"/>
          </w:rPr>
          <w:t>the p</w:t>
        </w:r>
      </w:ins>
      <w:del w:id="35" w:author="rimi park" w:date="2014-05-19T12:15:00Z">
        <w:r w:rsidRPr="008F2D2D" w:rsidDel="003839B2">
          <w:rPr>
            <w:rFonts w:ascii="Times New Roman" w:hAnsi="Times New Roman" w:cs="Times New Roman"/>
            <w:sz w:val="28"/>
          </w:rPr>
          <w:delText>P</w:delText>
        </w:r>
      </w:del>
      <w:r w:rsidRPr="008F2D2D">
        <w:rPr>
          <w:rFonts w:ascii="Times New Roman" w:hAnsi="Times New Roman" w:cs="Times New Roman"/>
          <w:sz w:val="28"/>
        </w:rPr>
        <w:t>assenger</w:t>
      </w:r>
      <w:ins w:id="36" w:author="rimi park" w:date="2014-05-19T12:15:00Z">
        <w:r w:rsidR="003839B2">
          <w:rPr>
            <w:rFonts w:ascii="Times New Roman" w:hAnsi="Times New Roman" w:cs="Times New Roman"/>
            <w:b/>
            <w:bCs/>
            <w:sz w:val="28"/>
          </w:rPr>
          <w:t>.</w:t>
        </w:r>
      </w:ins>
      <w:del w:id="37" w:author="rimi park" w:date="2014-05-19T12:15:00Z">
        <w:r w:rsidRPr="00F8340C" w:rsidDel="003839B2">
          <w:rPr>
            <w:rFonts w:ascii="Times New Roman" w:hAnsi="Times New Roman" w:cs="Times New Roman"/>
            <w:b/>
            <w:bCs/>
            <w:sz w:val="28"/>
          </w:rPr>
          <w:delText xml:space="preserve"> </w:delText>
        </w:r>
      </w:del>
    </w:p>
    <w:p w14:paraId="3CDC7B8F" w14:textId="77777777" w:rsidR="00A801E4" w:rsidRPr="00F8340C" w:rsidRDefault="00A801E4" w:rsidP="00A801E4">
      <w:pPr>
        <w:ind w:left="720"/>
        <w:rPr>
          <w:rFonts w:ascii="Times New Roman" w:hAnsi="Times New Roman" w:cs="Times New Roman"/>
          <w:b/>
          <w:bCs/>
          <w:sz w:val="28"/>
        </w:rPr>
      </w:pPr>
      <w:r>
        <w:rPr>
          <w:rFonts w:ascii="Times New Roman" w:hAnsi="Times New Roman" w:cs="Times New Roman"/>
          <w:b/>
          <w:bCs/>
          <w:sz w:val="28"/>
        </w:rPr>
        <w:t xml:space="preserve">SRS-33 </w:t>
      </w:r>
      <w:r w:rsidRPr="008F2D2D">
        <w:rPr>
          <w:rFonts w:ascii="Times New Roman" w:hAnsi="Times New Roman" w:cs="Times New Roman"/>
          <w:sz w:val="28"/>
        </w:rPr>
        <w:t xml:space="preserve">The system will notify ‘Wrong format!’ </w:t>
      </w:r>
      <w:ins w:id="38" w:author="rimi park" w:date="2014-05-19T12:15:00Z">
        <w:r w:rsidR="003839B2">
          <w:rPr>
            <w:rFonts w:ascii="Times New Roman" w:hAnsi="Times New Roman" w:cs="Times New Roman"/>
            <w:sz w:val="28"/>
          </w:rPr>
          <w:t>i</w:t>
        </w:r>
      </w:ins>
      <w:del w:id="39" w:author="rimi park" w:date="2014-05-19T12:15:00Z">
        <w:r w:rsidRPr="008F2D2D" w:rsidDel="003839B2">
          <w:rPr>
            <w:rFonts w:ascii="Times New Roman" w:hAnsi="Times New Roman" w:cs="Times New Roman"/>
            <w:sz w:val="28"/>
          </w:rPr>
          <w:delText>I</w:delText>
        </w:r>
      </w:del>
      <w:r w:rsidRPr="008F2D2D">
        <w:rPr>
          <w:rFonts w:ascii="Times New Roman" w:hAnsi="Times New Roman" w:cs="Times New Roman"/>
          <w:sz w:val="28"/>
        </w:rPr>
        <w:t xml:space="preserve">f </w:t>
      </w:r>
      <w:ins w:id="40" w:author="rimi park" w:date="2014-05-19T12:15:00Z">
        <w:r w:rsidR="003839B2">
          <w:rPr>
            <w:rFonts w:ascii="Times New Roman" w:hAnsi="Times New Roman" w:cs="Times New Roman"/>
            <w:sz w:val="28"/>
          </w:rPr>
          <w:t>the p</w:t>
        </w:r>
      </w:ins>
      <w:del w:id="41" w:author="rimi park" w:date="2014-05-19T12:15:00Z">
        <w:r w:rsidRPr="008F2D2D" w:rsidDel="003839B2">
          <w:rPr>
            <w:rFonts w:ascii="Times New Roman" w:hAnsi="Times New Roman" w:cs="Times New Roman"/>
            <w:sz w:val="28"/>
          </w:rPr>
          <w:delText>P</w:delText>
        </w:r>
      </w:del>
      <w:r w:rsidRPr="008F2D2D">
        <w:rPr>
          <w:rFonts w:ascii="Times New Roman" w:hAnsi="Times New Roman" w:cs="Times New Roman"/>
          <w:sz w:val="28"/>
        </w:rPr>
        <w:t>assenger inputs wrong format</w:t>
      </w:r>
      <w:ins w:id="42" w:author="rimi park" w:date="2014-05-19T12:15:00Z">
        <w:r w:rsidR="003839B2">
          <w:rPr>
            <w:rFonts w:ascii="Times New Roman" w:hAnsi="Times New Roman" w:cs="Times New Roman"/>
            <w:sz w:val="28"/>
          </w:rPr>
          <w:t>.</w:t>
        </w:r>
      </w:ins>
    </w:p>
    <w:p w14:paraId="717CF9A2" w14:textId="77777777" w:rsidR="00A801E4" w:rsidRPr="00F8340C" w:rsidRDefault="00A801E4" w:rsidP="00A801E4">
      <w:pPr>
        <w:ind w:left="720"/>
        <w:rPr>
          <w:rFonts w:ascii="Times New Roman" w:hAnsi="Times New Roman" w:cs="Times New Roman"/>
          <w:b/>
          <w:bCs/>
          <w:sz w:val="28"/>
        </w:rPr>
      </w:pPr>
      <w:r>
        <w:rPr>
          <w:rFonts w:ascii="Times New Roman" w:hAnsi="Times New Roman" w:cs="Times New Roman"/>
          <w:b/>
          <w:bCs/>
          <w:sz w:val="28"/>
        </w:rPr>
        <w:t xml:space="preserve">SRS-34 </w:t>
      </w:r>
      <w:r>
        <w:rPr>
          <w:rFonts w:ascii="Times New Roman" w:hAnsi="Times New Roman" w:cs="Times New Roman"/>
          <w:sz w:val="28"/>
        </w:rPr>
        <w:t>Th</w:t>
      </w:r>
      <w:r w:rsidRPr="008F2D2D">
        <w:rPr>
          <w:rFonts w:ascii="Times New Roman" w:hAnsi="Times New Roman" w:cs="Times New Roman"/>
          <w:sz w:val="28"/>
        </w:rPr>
        <w:t>e system will notify, ‘</w:t>
      </w:r>
      <w:proofErr w:type="gramStart"/>
      <w:r w:rsidRPr="008F2D2D">
        <w:rPr>
          <w:rFonts w:ascii="Times New Roman" w:hAnsi="Times New Roman" w:cs="Times New Roman"/>
          <w:sz w:val="28"/>
        </w:rPr>
        <w:t>This</w:t>
      </w:r>
      <w:proofErr w:type="gramEnd"/>
      <w:r w:rsidRPr="008F2D2D">
        <w:rPr>
          <w:rFonts w:ascii="Times New Roman" w:hAnsi="Times New Roman" w:cs="Times New Roman"/>
          <w:sz w:val="28"/>
        </w:rPr>
        <w:t xml:space="preserve"> username already exists.’ </w:t>
      </w:r>
      <w:ins w:id="43" w:author="rimi park" w:date="2014-05-19T12:15:00Z">
        <w:r w:rsidR="003839B2">
          <w:rPr>
            <w:rFonts w:ascii="Times New Roman" w:hAnsi="Times New Roman" w:cs="Times New Roman"/>
            <w:sz w:val="28"/>
          </w:rPr>
          <w:t>i</w:t>
        </w:r>
      </w:ins>
      <w:del w:id="44" w:author="rimi park" w:date="2014-05-19T12:15:00Z">
        <w:r w:rsidRPr="008F2D2D" w:rsidDel="003839B2">
          <w:rPr>
            <w:rFonts w:ascii="Times New Roman" w:hAnsi="Times New Roman" w:cs="Times New Roman"/>
            <w:sz w:val="28"/>
          </w:rPr>
          <w:delText>I</w:delText>
        </w:r>
      </w:del>
      <w:r w:rsidRPr="008F2D2D">
        <w:rPr>
          <w:rFonts w:ascii="Times New Roman" w:hAnsi="Times New Roman" w:cs="Times New Roman"/>
          <w:sz w:val="28"/>
        </w:rPr>
        <w:t xml:space="preserve">f </w:t>
      </w:r>
      <w:ins w:id="45" w:author="rimi park" w:date="2014-05-19T12:15:00Z">
        <w:r w:rsidR="003839B2">
          <w:rPr>
            <w:rFonts w:ascii="Times New Roman" w:hAnsi="Times New Roman" w:cs="Times New Roman"/>
            <w:sz w:val="28"/>
          </w:rPr>
          <w:t>the p</w:t>
        </w:r>
      </w:ins>
      <w:del w:id="46" w:author="rimi park" w:date="2014-05-19T12:15:00Z">
        <w:r w:rsidRPr="008F2D2D" w:rsidDel="003839B2">
          <w:rPr>
            <w:rFonts w:ascii="Times New Roman" w:hAnsi="Times New Roman" w:cs="Times New Roman"/>
            <w:sz w:val="28"/>
          </w:rPr>
          <w:delText>P</w:delText>
        </w:r>
      </w:del>
      <w:r w:rsidRPr="008F2D2D">
        <w:rPr>
          <w:rFonts w:ascii="Times New Roman" w:hAnsi="Times New Roman" w:cs="Times New Roman"/>
          <w:sz w:val="28"/>
        </w:rPr>
        <w:t>assenger inputs an existing username</w:t>
      </w:r>
      <w:ins w:id="47" w:author="rimi park" w:date="2014-05-19T12:15:00Z">
        <w:r w:rsidR="003839B2">
          <w:rPr>
            <w:rFonts w:ascii="Times New Roman" w:hAnsi="Times New Roman" w:cs="Times New Roman"/>
            <w:sz w:val="28"/>
          </w:rPr>
          <w:t>.</w:t>
        </w:r>
      </w:ins>
    </w:p>
    <w:p w14:paraId="6281B023" w14:textId="77777777" w:rsidR="003F1BF5" w:rsidRPr="003B5930" w:rsidRDefault="003F1BF5" w:rsidP="003F1BF5">
      <w:pPr>
        <w:spacing w:before="2" w:after="2"/>
        <w:ind w:left="720"/>
        <w:jc w:val="both"/>
        <w:rPr>
          <w:rFonts w:ascii="Times New Roman" w:eastAsia="Calibri" w:hAnsi="Times New Roman" w:cs="Times New Roman"/>
          <w:noProof/>
          <w:sz w:val="28"/>
        </w:rPr>
      </w:pPr>
    </w:p>
    <w:p w14:paraId="244F2B53" w14:textId="77777777" w:rsidR="00A801E4" w:rsidRDefault="008868D3" w:rsidP="00A801E4">
      <w:pPr>
        <w:spacing w:after="240"/>
        <w:rPr>
          <w:rFonts w:ascii="Times New Roman" w:hAnsi="Times New Roman" w:cs="Times New Roman"/>
          <w:b/>
          <w:bCs/>
          <w:noProof/>
          <w:sz w:val="28"/>
        </w:rPr>
      </w:pPr>
      <w:r>
        <w:rPr>
          <w:rFonts w:ascii="Times New Roman" w:hAnsi="Times New Roman" w:cs="Times New Roman"/>
          <w:b/>
          <w:bCs/>
          <w:sz w:val="28"/>
        </w:rPr>
        <w:t>UC-13</w:t>
      </w:r>
      <w:r w:rsidR="003F1BF5">
        <w:rPr>
          <w:rFonts w:ascii="Times New Roman" w:hAnsi="Times New Roman" w:cs="Times New Roman"/>
          <w:b/>
          <w:bCs/>
          <w:sz w:val="28"/>
        </w:rPr>
        <w:t xml:space="preserve"> </w:t>
      </w:r>
      <w:r w:rsidR="003F1BF5" w:rsidRPr="0068735F">
        <w:rPr>
          <w:rFonts w:ascii="Times New Roman" w:hAnsi="Times New Roman" w:cs="Times New Roman"/>
          <w:b/>
          <w:bCs/>
          <w:sz w:val="28"/>
        </w:rPr>
        <w:t xml:space="preserve">The </w:t>
      </w:r>
      <w:r w:rsidR="00C12AEA">
        <w:rPr>
          <w:rFonts w:ascii="Times New Roman" w:hAnsi="Times New Roman" w:cs="Times New Roman"/>
          <w:b/>
          <w:bCs/>
          <w:sz w:val="28"/>
        </w:rPr>
        <w:t xml:space="preserve">Passenger </w:t>
      </w:r>
      <w:r w:rsidR="003F1BF5" w:rsidRPr="0068735F">
        <w:rPr>
          <w:rFonts w:ascii="Times New Roman" w:hAnsi="Times New Roman" w:cs="Times New Roman"/>
          <w:b/>
          <w:bCs/>
          <w:sz w:val="28"/>
        </w:rPr>
        <w:t>can log in to the system</w:t>
      </w:r>
      <w:r w:rsidR="003F1BF5">
        <w:rPr>
          <w:rFonts w:ascii="Times New Roman" w:hAnsi="Times New Roman" w:cs="Times New Roman"/>
          <w:b/>
          <w:bCs/>
          <w:noProof/>
          <w:sz w:val="28"/>
        </w:rPr>
        <w:t>.</w:t>
      </w:r>
    </w:p>
    <w:p w14:paraId="0C3DC541" w14:textId="77777777" w:rsidR="00A801E4" w:rsidRPr="00A801E4" w:rsidRDefault="00A801E4" w:rsidP="00A801E4">
      <w:pPr>
        <w:spacing w:after="240"/>
        <w:rPr>
          <w:rFonts w:ascii="Times New Roman" w:hAnsi="Times New Roman" w:cs="Times New Roman"/>
          <w:b/>
          <w:bCs/>
          <w:noProof/>
          <w:sz w:val="28"/>
        </w:rPr>
      </w:pPr>
      <w:r>
        <w:rPr>
          <w:rFonts w:ascii="Times New Roman" w:hAnsi="Times New Roman" w:cs="Times New Roman"/>
          <w:b/>
          <w:bCs/>
          <w:noProof/>
          <w:sz w:val="28"/>
        </w:rPr>
        <w:tab/>
      </w:r>
      <w:r w:rsidRPr="008F2D2D">
        <w:rPr>
          <w:rFonts w:ascii="Times New Roman" w:hAnsi="Times New Roman" w:cs="Times New Roman"/>
          <w:b/>
          <w:bCs/>
          <w:noProof/>
          <w:sz w:val="28"/>
        </w:rPr>
        <w:t>SRS-3</w:t>
      </w:r>
      <w:r>
        <w:rPr>
          <w:rFonts w:ascii="Times New Roman" w:hAnsi="Times New Roman" w:cs="Times New Roman"/>
          <w:b/>
          <w:bCs/>
          <w:noProof/>
          <w:sz w:val="28"/>
        </w:rPr>
        <w:t>5</w:t>
      </w:r>
      <w:r w:rsidRPr="008F2D2D">
        <w:rPr>
          <w:rFonts w:ascii="Times New Roman" w:hAnsi="Times New Roman" w:cs="Times New Roman"/>
          <w:noProof/>
          <w:sz w:val="28"/>
        </w:rPr>
        <w:t xml:space="preserve"> System displays the login page to </w:t>
      </w:r>
      <w:ins w:id="48" w:author="rimi park" w:date="2014-05-19T12:15:00Z">
        <w:r w:rsidR="003839B2">
          <w:rPr>
            <w:rFonts w:ascii="Times New Roman" w:hAnsi="Times New Roman" w:cs="Times New Roman"/>
            <w:noProof/>
            <w:sz w:val="28"/>
          </w:rPr>
          <w:t>the p</w:t>
        </w:r>
      </w:ins>
      <w:del w:id="49" w:author="rimi park" w:date="2014-05-19T12:15:00Z">
        <w:r w:rsidRPr="008F2D2D" w:rsidDel="003839B2">
          <w:rPr>
            <w:rFonts w:ascii="Times New Roman" w:hAnsi="Times New Roman" w:cs="Times New Roman"/>
            <w:noProof/>
            <w:sz w:val="28"/>
          </w:rPr>
          <w:delText>P</w:delText>
        </w:r>
      </w:del>
      <w:r w:rsidRPr="008F2D2D">
        <w:rPr>
          <w:rFonts w:ascii="Times New Roman" w:hAnsi="Times New Roman" w:cs="Times New Roman"/>
          <w:noProof/>
          <w:sz w:val="28"/>
        </w:rPr>
        <w:t xml:space="preserve">assenger </w:t>
      </w:r>
    </w:p>
    <w:p w14:paraId="38C507A2" w14:textId="77777777" w:rsidR="00A801E4" w:rsidRPr="008F2D2D" w:rsidRDefault="00A801E4" w:rsidP="00A801E4">
      <w:pPr>
        <w:tabs>
          <w:tab w:val="left" w:pos="1161"/>
        </w:tabs>
        <w:spacing w:after="100" w:afterAutospacing="1"/>
        <w:ind w:left="720"/>
        <w:rPr>
          <w:rFonts w:ascii="Times New Roman" w:hAnsi="Times New Roman" w:cs="Times New Roman"/>
          <w:noProof/>
          <w:sz w:val="28"/>
        </w:rPr>
      </w:pPr>
      <w:r w:rsidRPr="008F2D2D">
        <w:rPr>
          <w:rFonts w:ascii="Times New Roman" w:hAnsi="Times New Roman" w:cs="Times New Roman"/>
          <w:b/>
          <w:bCs/>
          <w:noProof/>
          <w:sz w:val="28"/>
        </w:rPr>
        <w:t>SRS-3</w:t>
      </w:r>
      <w:r>
        <w:rPr>
          <w:rFonts w:ascii="Times New Roman" w:hAnsi="Times New Roman" w:cs="Times New Roman"/>
          <w:b/>
          <w:bCs/>
          <w:noProof/>
          <w:sz w:val="28"/>
        </w:rPr>
        <w:t>6</w:t>
      </w:r>
      <w:r>
        <w:rPr>
          <w:rFonts w:ascii="Times New Roman" w:hAnsi="Times New Roman" w:cs="Times New Roman"/>
          <w:noProof/>
          <w:sz w:val="28"/>
        </w:rPr>
        <w:t xml:space="preserve"> S</w:t>
      </w:r>
      <w:r w:rsidRPr="008F2D2D">
        <w:rPr>
          <w:rFonts w:ascii="Times New Roman" w:hAnsi="Times New Roman" w:cs="Times New Roman"/>
          <w:noProof/>
          <w:sz w:val="28"/>
        </w:rPr>
        <w:t>ystem will notify, ‘This username or password is wrong.’</w:t>
      </w:r>
      <w:ins w:id="50" w:author="rimi park" w:date="2014-05-19T12:16:00Z">
        <w:r w:rsidR="003839B2">
          <w:rPr>
            <w:rFonts w:ascii="Times New Roman" w:hAnsi="Times New Roman" w:cs="Times New Roman"/>
            <w:noProof/>
            <w:sz w:val="28"/>
          </w:rPr>
          <w:t xml:space="preserve"> i</w:t>
        </w:r>
      </w:ins>
      <w:del w:id="51" w:author="rimi park" w:date="2014-05-19T12:15:00Z">
        <w:r w:rsidRPr="008F2D2D" w:rsidDel="003839B2">
          <w:rPr>
            <w:rFonts w:ascii="Times New Roman" w:hAnsi="Times New Roman" w:cs="Times New Roman"/>
            <w:noProof/>
            <w:sz w:val="28"/>
          </w:rPr>
          <w:delText>I</w:delText>
        </w:r>
      </w:del>
      <w:r w:rsidRPr="008F2D2D">
        <w:rPr>
          <w:rFonts w:ascii="Times New Roman" w:hAnsi="Times New Roman" w:cs="Times New Roman"/>
          <w:noProof/>
          <w:sz w:val="28"/>
        </w:rPr>
        <w:t xml:space="preserve">f </w:t>
      </w:r>
      <w:ins w:id="52" w:author="rimi park" w:date="2014-05-19T12:16:00Z">
        <w:r w:rsidR="003839B2">
          <w:rPr>
            <w:rFonts w:ascii="Times New Roman" w:hAnsi="Times New Roman" w:cs="Times New Roman"/>
            <w:noProof/>
            <w:sz w:val="28"/>
          </w:rPr>
          <w:t>the p</w:t>
        </w:r>
      </w:ins>
      <w:del w:id="53" w:author="rimi park" w:date="2014-05-19T12:16:00Z">
        <w:r w:rsidRPr="008F2D2D" w:rsidDel="003839B2">
          <w:rPr>
            <w:rFonts w:ascii="Times New Roman" w:hAnsi="Times New Roman" w:cs="Times New Roman"/>
            <w:noProof/>
            <w:sz w:val="28"/>
          </w:rPr>
          <w:delText>P</w:delText>
        </w:r>
      </w:del>
      <w:r w:rsidRPr="008F2D2D">
        <w:rPr>
          <w:rFonts w:ascii="Times New Roman" w:hAnsi="Times New Roman" w:cs="Times New Roman"/>
          <w:noProof/>
          <w:sz w:val="28"/>
        </w:rPr>
        <w:t>assenger</w:t>
      </w:r>
      <w:ins w:id="54" w:author="rimi park" w:date="2014-05-19T12:16:00Z">
        <w:r w:rsidR="003839B2">
          <w:rPr>
            <w:rFonts w:ascii="Times New Roman" w:hAnsi="Times New Roman" w:cs="Times New Roman"/>
            <w:noProof/>
            <w:sz w:val="28"/>
          </w:rPr>
          <w:t xml:space="preserve"> </w:t>
        </w:r>
      </w:ins>
      <w:r w:rsidRPr="008F2D2D">
        <w:rPr>
          <w:rFonts w:ascii="Times New Roman" w:hAnsi="Times New Roman" w:cs="Times New Roman"/>
          <w:noProof/>
          <w:sz w:val="28"/>
        </w:rPr>
        <w:t>inputs the username or password</w:t>
      </w:r>
      <w:ins w:id="55" w:author="rimi park" w:date="2014-05-19T12:16:00Z">
        <w:r w:rsidR="003839B2">
          <w:rPr>
            <w:rFonts w:ascii="Times New Roman" w:hAnsi="Times New Roman" w:cs="Times New Roman"/>
            <w:noProof/>
            <w:sz w:val="28"/>
          </w:rPr>
          <w:t xml:space="preserve"> incorrectly.</w:t>
        </w:r>
      </w:ins>
      <w:del w:id="56" w:author="rimi park" w:date="2014-05-19T12:16:00Z">
        <w:r w:rsidRPr="008F2D2D" w:rsidDel="003839B2">
          <w:rPr>
            <w:rFonts w:ascii="Times New Roman" w:hAnsi="Times New Roman" w:cs="Times New Roman"/>
            <w:noProof/>
            <w:sz w:val="28"/>
          </w:rPr>
          <w:delText xml:space="preserve"> wrongly,</w:delText>
        </w:r>
      </w:del>
      <w:r w:rsidRPr="008F2D2D">
        <w:rPr>
          <w:rFonts w:ascii="Times New Roman" w:hAnsi="Times New Roman" w:cs="Times New Roman"/>
          <w:noProof/>
          <w:sz w:val="28"/>
        </w:rPr>
        <w:t xml:space="preserve"> </w:t>
      </w:r>
    </w:p>
    <w:p w14:paraId="79C2B474" w14:textId="77777777" w:rsidR="00A801E4" w:rsidRDefault="00A801E4" w:rsidP="00A801E4">
      <w:pPr>
        <w:tabs>
          <w:tab w:val="left" w:pos="1161"/>
        </w:tabs>
        <w:spacing w:after="100" w:afterAutospacing="1"/>
        <w:ind w:left="720"/>
        <w:rPr>
          <w:rFonts w:ascii="Times New Roman" w:hAnsi="Times New Roman" w:cs="Times New Roman"/>
          <w:noProof/>
          <w:sz w:val="28"/>
        </w:rPr>
      </w:pPr>
      <w:r w:rsidRPr="008F2D2D">
        <w:rPr>
          <w:rFonts w:ascii="Times New Roman" w:hAnsi="Times New Roman" w:cs="Times New Roman"/>
          <w:b/>
          <w:bCs/>
          <w:noProof/>
          <w:sz w:val="28"/>
        </w:rPr>
        <w:t>SRS-3</w:t>
      </w:r>
      <w:r>
        <w:rPr>
          <w:rFonts w:ascii="Times New Roman" w:hAnsi="Times New Roman" w:cs="Times New Roman"/>
          <w:b/>
          <w:bCs/>
          <w:noProof/>
          <w:sz w:val="28"/>
        </w:rPr>
        <w:t>7</w:t>
      </w:r>
      <w:r w:rsidRPr="008F2D2D">
        <w:rPr>
          <w:rFonts w:ascii="Times New Roman" w:hAnsi="Times New Roman" w:cs="Times New Roman"/>
          <w:noProof/>
          <w:sz w:val="28"/>
        </w:rPr>
        <w:t xml:space="preserve"> System updates the passenger status to online status in the database.</w:t>
      </w:r>
    </w:p>
    <w:p w14:paraId="3D91C7D8" w14:textId="77777777" w:rsidR="00A801E4" w:rsidRPr="008F2D2D" w:rsidRDefault="00A801E4" w:rsidP="00A801E4">
      <w:pPr>
        <w:tabs>
          <w:tab w:val="left" w:pos="1161"/>
        </w:tabs>
        <w:spacing w:after="100" w:afterAutospacing="1"/>
        <w:ind w:left="720"/>
        <w:rPr>
          <w:rFonts w:ascii="Times New Roman" w:hAnsi="Times New Roman" w:cs="Times New Roman"/>
          <w:noProof/>
          <w:sz w:val="28"/>
        </w:rPr>
      </w:pPr>
      <w:r w:rsidRPr="008F2D2D">
        <w:rPr>
          <w:rFonts w:ascii="Times New Roman" w:hAnsi="Times New Roman" w:cs="Times New Roman"/>
          <w:b/>
          <w:bCs/>
          <w:noProof/>
          <w:sz w:val="28"/>
        </w:rPr>
        <w:t>SRS-3</w:t>
      </w:r>
      <w:r>
        <w:rPr>
          <w:rFonts w:ascii="Times New Roman" w:hAnsi="Times New Roman" w:cs="Times New Roman"/>
          <w:b/>
          <w:bCs/>
          <w:noProof/>
          <w:sz w:val="28"/>
        </w:rPr>
        <w:t xml:space="preserve">8 </w:t>
      </w:r>
      <w:r w:rsidRPr="008F2D2D">
        <w:rPr>
          <w:rFonts w:ascii="Times New Roman" w:hAnsi="Times New Roman" w:cs="Times New Roman"/>
          <w:noProof/>
          <w:sz w:val="28"/>
        </w:rPr>
        <w:t>System display</w:t>
      </w:r>
      <w:r>
        <w:rPr>
          <w:rFonts w:ascii="Times New Roman" w:hAnsi="Times New Roman" w:cs="Times New Roman"/>
          <w:noProof/>
          <w:sz w:val="28"/>
        </w:rPr>
        <w:t xml:space="preserve">s the login successful message </w:t>
      </w:r>
      <w:r w:rsidRPr="008F2D2D">
        <w:rPr>
          <w:rFonts w:ascii="Times New Roman" w:hAnsi="Times New Roman" w:cs="Times New Roman"/>
          <w:noProof/>
          <w:sz w:val="28"/>
        </w:rPr>
        <w:t>to passenger.</w:t>
      </w:r>
    </w:p>
    <w:p w14:paraId="1CAC6D22" w14:textId="77777777" w:rsidR="003F1BF5" w:rsidRPr="00055548" w:rsidRDefault="003F1BF5" w:rsidP="003F1BF5">
      <w:pPr>
        <w:spacing w:after="100" w:afterAutospacing="1"/>
        <w:ind w:firstLine="720"/>
        <w:rPr>
          <w:rFonts w:ascii="Times New Roman" w:hAnsi="Times New Roman" w:cs="Times New Roman"/>
          <w:b/>
          <w:bCs/>
          <w:sz w:val="28"/>
        </w:rPr>
      </w:pPr>
    </w:p>
    <w:p w14:paraId="1DE365A7" w14:textId="77777777" w:rsidR="00C56890" w:rsidRPr="00D70153" w:rsidRDefault="00C56890" w:rsidP="00C56890">
      <w:pPr>
        <w:spacing w:after="100" w:afterAutospacing="1"/>
        <w:rPr>
          <w:rFonts w:ascii="Times New Roman" w:hAnsi="Times New Roman" w:cs="Times New Roman"/>
          <w:b/>
          <w:bCs/>
          <w:sz w:val="32"/>
          <w:szCs w:val="32"/>
        </w:rPr>
      </w:pPr>
      <w:r w:rsidRPr="00D70153">
        <w:rPr>
          <w:rFonts w:ascii="Times New Roman" w:hAnsi="Times New Roman" w:cs="Times New Roman"/>
          <w:b/>
          <w:bCs/>
          <w:sz w:val="32"/>
          <w:szCs w:val="32"/>
        </w:rPr>
        <w:t>Chapter Three | Specific Requirement</w:t>
      </w:r>
    </w:p>
    <w:p w14:paraId="37BF8944" w14:textId="77777777" w:rsidR="00F879DD" w:rsidRPr="00D70153" w:rsidRDefault="00C56890" w:rsidP="00C56890">
      <w:pPr>
        <w:spacing w:after="100" w:afterAutospacing="1"/>
        <w:rPr>
          <w:rFonts w:ascii="Times New Roman" w:hAnsi="Times New Roman" w:cs="Times New Roman"/>
          <w:b/>
          <w:bCs/>
          <w:sz w:val="28"/>
        </w:rPr>
      </w:pPr>
      <w:r w:rsidRPr="00D70153">
        <w:rPr>
          <w:rFonts w:ascii="Times New Roman" w:hAnsi="Times New Roman" w:cs="Times New Roman"/>
          <w:b/>
          <w:bCs/>
          <w:sz w:val="28"/>
        </w:rPr>
        <w:t>3.1 Use Case Diagram</w:t>
      </w:r>
    </w:p>
    <w:p w14:paraId="4A01C820" w14:textId="77777777" w:rsidR="00C56890" w:rsidRDefault="00C56890" w:rsidP="00C56890">
      <w:pPr>
        <w:spacing w:after="100" w:afterAutospacing="1"/>
        <w:rPr>
          <w:rFonts w:ascii="Times New Roman" w:hAnsi="Times New Roman" w:cs="Times New Roman"/>
          <w:b/>
          <w:bCs/>
          <w:sz w:val="28"/>
        </w:rPr>
      </w:pPr>
      <w:r w:rsidRPr="00D70153">
        <w:rPr>
          <w:rFonts w:ascii="Times New Roman" w:hAnsi="Times New Roman" w:cs="Times New Roman"/>
          <w:b/>
          <w:bCs/>
          <w:sz w:val="28"/>
        </w:rPr>
        <w:t>3.1.1 The Overview Use Case Diagram of the System</w:t>
      </w:r>
    </w:p>
    <w:p w14:paraId="416745F9" w14:textId="77777777" w:rsidR="001F1269" w:rsidRPr="00D70153" w:rsidRDefault="001F1269" w:rsidP="001F1269">
      <w:pPr>
        <w:spacing w:after="100" w:afterAutospacing="1"/>
        <w:jc w:val="center"/>
        <w:rPr>
          <w:rFonts w:ascii="Times New Roman" w:hAnsi="Times New Roman" w:cs="Times New Roman"/>
          <w:b/>
          <w:bCs/>
          <w:sz w:val="28"/>
        </w:rPr>
      </w:pPr>
      <w:r w:rsidRPr="001F1269">
        <w:rPr>
          <w:rFonts w:ascii="Times New Roman" w:hAnsi="Times New Roman" w:cs="Times New Roman"/>
          <w:b/>
          <w:bCs/>
          <w:noProof/>
          <w:sz w:val="28"/>
          <w:lang w:eastAsia="ko-KR"/>
        </w:rPr>
        <w:lastRenderedPageBreak/>
        <w:drawing>
          <wp:inline distT="0" distB="0" distL="0" distR="0" wp14:anchorId="3BCAE66D" wp14:editId="71F6C5C0">
            <wp:extent cx="3798207" cy="2530850"/>
            <wp:effectExtent l="19050" t="0" r="0" b="0"/>
            <wp:docPr id="26" name="Picture 18"/>
            <wp:cNvGraphicFramePr/>
            <a:graphic xmlns:a="http://schemas.openxmlformats.org/drawingml/2006/main">
              <a:graphicData uri="http://schemas.openxmlformats.org/drawingml/2006/picture">
                <pic:pic xmlns:pic="http://schemas.openxmlformats.org/drawingml/2006/picture">
                  <pic:nvPicPr>
                    <pic:cNvPr id="1042" name="Picture 18"/>
                    <pic:cNvPicPr>
                      <a:picLocks noChangeAspect="1" noChangeArrowheads="1"/>
                    </pic:cNvPicPr>
                  </pic:nvPicPr>
                  <pic:blipFill>
                    <a:blip r:embed="rId8"/>
                    <a:srcRect l="37336" t="22461" r="16544" b="17969"/>
                    <a:stretch>
                      <a:fillRect/>
                    </a:stretch>
                  </pic:blipFill>
                  <pic:spPr bwMode="auto">
                    <a:xfrm>
                      <a:off x="0" y="0"/>
                      <a:ext cx="3804826" cy="2535261"/>
                    </a:xfrm>
                    <a:prstGeom prst="rect">
                      <a:avLst/>
                    </a:prstGeom>
                    <a:noFill/>
                    <a:ln w="9525">
                      <a:noFill/>
                      <a:miter lim="800000"/>
                      <a:headEnd/>
                      <a:tailEnd/>
                    </a:ln>
                    <a:effectLst/>
                  </pic:spPr>
                </pic:pic>
              </a:graphicData>
            </a:graphic>
          </wp:inline>
        </w:drawing>
      </w:r>
    </w:p>
    <w:p w14:paraId="31F42CD6" w14:textId="77777777" w:rsidR="00F879DD" w:rsidRPr="00D70153" w:rsidRDefault="001F1269" w:rsidP="001F1269">
      <w:pPr>
        <w:spacing w:after="100" w:afterAutospacing="1"/>
        <w:jc w:val="center"/>
        <w:rPr>
          <w:rFonts w:ascii="Times New Roman" w:hAnsi="Times New Roman" w:cs="Times New Roman"/>
          <w:b/>
          <w:bCs/>
          <w:i/>
          <w:iCs/>
          <w:noProof/>
          <w:sz w:val="28"/>
        </w:rPr>
      </w:pPr>
      <w:r w:rsidRPr="001F1269">
        <w:rPr>
          <w:rFonts w:ascii="Times New Roman" w:hAnsi="Times New Roman" w:cs="Times New Roman"/>
          <w:b/>
          <w:bCs/>
          <w:i/>
          <w:iCs/>
          <w:noProof/>
          <w:sz w:val="28"/>
          <w:lang w:eastAsia="ko-KR"/>
        </w:rPr>
        <w:drawing>
          <wp:inline distT="0" distB="0" distL="0" distR="0" wp14:anchorId="230D5502" wp14:editId="5182E3C0">
            <wp:extent cx="4020457" cy="2291600"/>
            <wp:effectExtent l="19050" t="0" r="0" b="0"/>
            <wp:docPr id="25" name="Picture 1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srcRect l="35139" t="21485" r="17093" b="21875"/>
                    <a:stretch>
                      <a:fillRect/>
                    </a:stretch>
                  </pic:blipFill>
                  <pic:spPr bwMode="auto">
                    <a:xfrm>
                      <a:off x="0" y="0"/>
                      <a:ext cx="4026917" cy="2295282"/>
                    </a:xfrm>
                    <a:prstGeom prst="rect">
                      <a:avLst/>
                    </a:prstGeom>
                    <a:noFill/>
                    <a:ln w="9525">
                      <a:noFill/>
                      <a:miter lim="800000"/>
                      <a:headEnd/>
                      <a:tailEnd/>
                    </a:ln>
                    <a:effectLst/>
                  </pic:spPr>
                </pic:pic>
              </a:graphicData>
            </a:graphic>
          </wp:inline>
        </w:drawing>
      </w:r>
    </w:p>
    <w:p w14:paraId="7F68DD3D" w14:textId="77777777" w:rsidR="00D70153" w:rsidRPr="00D70153" w:rsidRDefault="00D70153" w:rsidP="00D70153">
      <w:pPr>
        <w:spacing w:after="100" w:afterAutospacing="1"/>
        <w:jc w:val="center"/>
        <w:rPr>
          <w:rFonts w:ascii="Times New Roman" w:hAnsi="Times New Roman" w:cs="Times New Roman"/>
          <w:i/>
          <w:iCs/>
          <w:noProof/>
          <w:sz w:val="28"/>
        </w:rPr>
      </w:pPr>
      <w:r w:rsidRPr="00D70153">
        <w:rPr>
          <w:rFonts w:ascii="Times New Roman" w:hAnsi="Times New Roman" w:cs="Times New Roman"/>
          <w:i/>
          <w:iCs/>
          <w:noProof/>
          <w:sz w:val="28"/>
        </w:rPr>
        <w:t xml:space="preserve">Figure 1: The Overview Use Case Diagram of the </w:t>
      </w:r>
      <w:commentRangeStart w:id="57"/>
      <w:r w:rsidRPr="00D70153">
        <w:rPr>
          <w:rFonts w:ascii="Times New Roman" w:hAnsi="Times New Roman" w:cs="Times New Roman"/>
          <w:i/>
          <w:iCs/>
          <w:noProof/>
          <w:sz w:val="28"/>
        </w:rPr>
        <w:t>System</w:t>
      </w:r>
      <w:commentRangeEnd w:id="57"/>
      <w:r w:rsidR="003839B2">
        <w:rPr>
          <w:rStyle w:val="CommentReference"/>
        </w:rPr>
        <w:commentReference w:id="57"/>
      </w:r>
      <w:r w:rsidRPr="00D70153">
        <w:rPr>
          <w:rFonts w:ascii="Times New Roman" w:hAnsi="Times New Roman" w:cs="Times New Roman"/>
          <w:i/>
          <w:iCs/>
          <w:noProof/>
          <w:sz w:val="28"/>
        </w:rPr>
        <w:t>.</w:t>
      </w:r>
    </w:p>
    <w:p w14:paraId="74FC62A5" w14:textId="77777777" w:rsidR="00D70153" w:rsidRPr="00D70153" w:rsidRDefault="00B430CB" w:rsidP="00B430CB">
      <w:pPr>
        <w:rPr>
          <w:rFonts w:ascii="Times New Roman" w:hAnsi="Times New Roman" w:cs="Times New Roman"/>
          <w:b/>
          <w:bCs/>
          <w:noProof/>
          <w:sz w:val="28"/>
        </w:rPr>
      </w:pPr>
      <w:r>
        <w:rPr>
          <w:rFonts w:ascii="Times New Roman" w:hAnsi="Times New Roman" w:cs="Times New Roman"/>
          <w:b/>
          <w:bCs/>
          <w:noProof/>
          <w:sz w:val="28"/>
        </w:rPr>
        <w:br w:type="page"/>
      </w:r>
    </w:p>
    <w:p w14:paraId="11614CF4" w14:textId="77777777" w:rsidR="00D70153" w:rsidRDefault="00D70153" w:rsidP="00D70153">
      <w:pPr>
        <w:spacing w:after="100" w:afterAutospacing="1"/>
        <w:rPr>
          <w:rFonts w:ascii="Times New Roman" w:hAnsi="Times New Roman" w:cs="Times New Roman"/>
          <w:b/>
          <w:bCs/>
          <w:noProof/>
          <w:sz w:val="28"/>
        </w:rPr>
      </w:pPr>
      <w:r w:rsidRPr="00D70153">
        <w:rPr>
          <w:rFonts w:ascii="Times New Roman" w:hAnsi="Times New Roman" w:cs="Times New Roman"/>
          <w:b/>
          <w:bCs/>
          <w:noProof/>
          <w:sz w:val="28"/>
        </w:rPr>
        <w:lastRenderedPageBreak/>
        <w:t xml:space="preserve"> 3.1.2 The </w:t>
      </w:r>
      <w:r>
        <w:rPr>
          <w:rFonts w:ascii="Times New Roman" w:hAnsi="Times New Roman" w:cs="Times New Roman"/>
          <w:b/>
          <w:bCs/>
          <w:noProof/>
          <w:sz w:val="28"/>
        </w:rPr>
        <w:t>Passenger</w:t>
      </w:r>
      <w:r w:rsidRPr="00D70153">
        <w:rPr>
          <w:rFonts w:ascii="Times New Roman" w:hAnsi="Times New Roman" w:cs="Times New Roman"/>
          <w:b/>
          <w:bCs/>
          <w:noProof/>
          <w:sz w:val="28"/>
        </w:rPr>
        <w:t xml:space="preserve"> Use Case Diagram</w:t>
      </w:r>
    </w:p>
    <w:p w14:paraId="5CD1ED9A" w14:textId="77777777" w:rsidR="00D70153" w:rsidRPr="00D70153" w:rsidRDefault="00AF53B9" w:rsidP="00D70153">
      <w:pPr>
        <w:spacing w:after="100" w:afterAutospacing="1"/>
        <w:rPr>
          <w:rFonts w:ascii="Times New Roman" w:hAnsi="Times New Roman" w:cs="Times New Roman"/>
          <w:b/>
          <w:bCs/>
          <w:noProof/>
          <w:sz w:val="28"/>
        </w:rPr>
      </w:pPr>
      <w:r w:rsidRPr="00AF53B9">
        <w:rPr>
          <w:rFonts w:ascii="Times New Roman" w:hAnsi="Times New Roman" w:cs="Times New Roman"/>
          <w:b/>
          <w:bCs/>
          <w:noProof/>
          <w:sz w:val="28"/>
          <w:lang w:eastAsia="ko-KR"/>
        </w:rPr>
        <w:drawing>
          <wp:inline distT="0" distB="0" distL="0" distR="0" wp14:anchorId="2568152B" wp14:editId="2500D2FD">
            <wp:extent cx="4727121" cy="3055654"/>
            <wp:effectExtent l="19050" t="0" r="0" b="0"/>
            <wp:docPr id="21" name="Picture 15"/>
            <wp:cNvGraphicFramePr/>
            <a:graphic xmlns:a="http://schemas.openxmlformats.org/drawingml/2006/main">
              <a:graphicData uri="http://schemas.openxmlformats.org/drawingml/2006/picture">
                <pic:pic xmlns:pic="http://schemas.openxmlformats.org/drawingml/2006/picture">
                  <pic:nvPicPr>
                    <pic:cNvPr id="1042" name="Picture 18"/>
                    <pic:cNvPicPr>
                      <a:picLocks noChangeAspect="1" noChangeArrowheads="1"/>
                    </pic:cNvPicPr>
                  </pic:nvPicPr>
                  <pic:blipFill>
                    <a:blip r:embed="rId8"/>
                    <a:srcRect l="37336" t="22461" r="16544" b="17969"/>
                    <a:stretch>
                      <a:fillRect/>
                    </a:stretch>
                  </pic:blipFill>
                  <pic:spPr bwMode="auto">
                    <a:xfrm>
                      <a:off x="0" y="0"/>
                      <a:ext cx="4731614" cy="3058558"/>
                    </a:xfrm>
                    <a:prstGeom prst="rect">
                      <a:avLst/>
                    </a:prstGeom>
                    <a:noFill/>
                    <a:ln w="9525">
                      <a:noFill/>
                      <a:miter lim="800000"/>
                      <a:headEnd/>
                      <a:tailEnd/>
                    </a:ln>
                    <a:effectLst/>
                  </pic:spPr>
                </pic:pic>
              </a:graphicData>
            </a:graphic>
          </wp:inline>
        </w:drawing>
      </w:r>
    </w:p>
    <w:p w14:paraId="7C95194A" w14:textId="77777777" w:rsidR="00D70153" w:rsidRPr="000D0ABB" w:rsidRDefault="00D70153" w:rsidP="000D0ABB">
      <w:pPr>
        <w:spacing w:after="100" w:afterAutospacing="1"/>
        <w:jc w:val="center"/>
        <w:rPr>
          <w:rFonts w:ascii="Times New Roman" w:hAnsi="Times New Roman" w:cs="Times New Roman"/>
          <w:i/>
          <w:iCs/>
          <w:noProof/>
          <w:sz w:val="28"/>
        </w:rPr>
      </w:pPr>
      <w:r>
        <w:rPr>
          <w:rFonts w:ascii="Times New Roman" w:hAnsi="Times New Roman" w:cs="Times New Roman"/>
          <w:i/>
          <w:iCs/>
          <w:noProof/>
          <w:sz w:val="28"/>
        </w:rPr>
        <w:t>Figure 2</w:t>
      </w:r>
      <w:r w:rsidRPr="00D70153">
        <w:rPr>
          <w:rFonts w:ascii="Times New Roman" w:hAnsi="Times New Roman" w:cs="Times New Roman"/>
          <w:i/>
          <w:iCs/>
          <w:noProof/>
          <w:sz w:val="28"/>
        </w:rPr>
        <w:t xml:space="preserve">: The </w:t>
      </w:r>
      <w:r>
        <w:rPr>
          <w:rFonts w:ascii="Times New Roman" w:hAnsi="Times New Roman" w:cs="Times New Roman"/>
          <w:i/>
          <w:iCs/>
          <w:noProof/>
          <w:sz w:val="28"/>
        </w:rPr>
        <w:t>Passenger</w:t>
      </w:r>
      <w:r w:rsidRPr="00D70153">
        <w:rPr>
          <w:rFonts w:ascii="Times New Roman" w:hAnsi="Times New Roman" w:cs="Times New Roman"/>
          <w:i/>
          <w:iCs/>
          <w:noProof/>
          <w:sz w:val="28"/>
        </w:rPr>
        <w:t>Use Case Diagram.</w:t>
      </w:r>
    </w:p>
    <w:p w14:paraId="7EF81EBF" w14:textId="77777777" w:rsidR="00D70153" w:rsidRDefault="00D70153" w:rsidP="00C56890">
      <w:pPr>
        <w:spacing w:after="100" w:afterAutospacing="1"/>
        <w:rPr>
          <w:rFonts w:ascii="Times New Roman" w:hAnsi="Times New Roman" w:cs="Times New Roman"/>
          <w:b/>
          <w:bCs/>
          <w:noProof/>
          <w:sz w:val="28"/>
        </w:rPr>
      </w:pPr>
      <w:r w:rsidRPr="00D70153">
        <w:rPr>
          <w:rFonts w:ascii="Times New Roman" w:hAnsi="Times New Roman" w:cs="Times New Roman"/>
          <w:b/>
          <w:bCs/>
          <w:noProof/>
          <w:sz w:val="28"/>
        </w:rPr>
        <w:t xml:space="preserve">3.1.2 The </w:t>
      </w:r>
      <w:r>
        <w:rPr>
          <w:rFonts w:ascii="Times New Roman" w:hAnsi="Times New Roman" w:cs="Times New Roman"/>
          <w:b/>
          <w:bCs/>
          <w:noProof/>
          <w:sz w:val="28"/>
        </w:rPr>
        <w:t>Driver</w:t>
      </w:r>
      <w:r w:rsidRPr="00D70153">
        <w:rPr>
          <w:rFonts w:ascii="Times New Roman" w:hAnsi="Times New Roman" w:cs="Times New Roman"/>
          <w:b/>
          <w:bCs/>
          <w:noProof/>
          <w:sz w:val="28"/>
        </w:rPr>
        <w:t xml:space="preserve"> Use Case Diagram</w:t>
      </w:r>
    </w:p>
    <w:p w14:paraId="0FC070C3" w14:textId="77777777" w:rsidR="00D70153" w:rsidRDefault="00AF53B9" w:rsidP="000D0ABB">
      <w:pPr>
        <w:spacing w:after="100" w:afterAutospacing="1"/>
        <w:jc w:val="center"/>
        <w:rPr>
          <w:rFonts w:ascii="Times New Roman" w:hAnsi="Times New Roman" w:cs="Times New Roman"/>
          <w:b/>
          <w:bCs/>
          <w:noProof/>
          <w:sz w:val="28"/>
        </w:rPr>
      </w:pPr>
      <w:r w:rsidRPr="00AF53B9">
        <w:rPr>
          <w:rFonts w:ascii="Times New Roman" w:hAnsi="Times New Roman" w:cs="Times New Roman"/>
          <w:b/>
          <w:bCs/>
          <w:noProof/>
          <w:sz w:val="28"/>
          <w:lang w:eastAsia="ko-KR"/>
        </w:rPr>
        <w:drawing>
          <wp:inline distT="0" distB="0" distL="0" distR="0" wp14:anchorId="2BAAE883" wp14:editId="56A6B0B2">
            <wp:extent cx="5731510" cy="3821007"/>
            <wp:effectExtent l="19050" t="0" r="2540" b="0"/>
            <wp:docPr id="22" name="Picture 1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srcRect l="35139" t="21485" r="17093" b="21875"/>
                    <a:stretch>
                      <a:fillRect/>
                    </a:stretch>
                  </pic:blipFill>
                  <pic:spPr bwMode="auto">
                    <a:xfrm>
                      <a:off x="0" y="0"/>
                      <a:ext cx="5731510" cy="3821007"/>
                    </a:xfrm>
                    <a:prstGeom prst="rect">
                      <a:avLst/>
                    </a:prstGeom>
                    <a:noFill/>
                    <a:ln w="9525">
                      <a:noFill/>
                      <a:miter lim="800000"/>
                      <a:headEnd/>
                      <a:tailEnd/>
                    </a:ln>
                    <a:effectLst/>
                  </pic:spPr>
                </pic:pic>
              </a:graphicData>
            </a:graphic>
          </wp:inline>
        </w:drawing>
      </w:r>
    </w:p>
    <w:p w14:paraId="64B2A78E" w14:textId="77777777" w:rsidR="00B430CB" w:rsidRDefault="00D70153" w:rsidP="00B430CB">
      <w:pPr>
        <w:spacing w:after="100" w:afterAutospacing="1"/>
        <w:jc w:val="center"/>
        <w:rPr>
          <w:rFonts w:ascii="Times New Roman" w:hAnsi="Times New Roman" w:cs="Times New Roman"/>
          <w:i/>
          <w:iCs/>
          <w:noProof/>
          <w:sz w:val="28"/>
        </w:rPr>
      </w:pPr>
      <w:r>
        <w:rPr>
          <w:rFonts w:ascii="Times New Roman" w:hAnsi="Times New Roman" w:cs="Times New Roman"/>
          <w:i/>
          <w:iCs/>
          <w:noProof/>
          <w:sz w:val="28"/>
        </w:rPr>
        <w:t>Figure 3</w:t>
      </w:r>
      <w:r w:rsidRPr="00D70153">
        <w:rPr>
          <w:rFonts w:ascii="Times New Roman" w:hAnsi="Times New Roman" w:cs="Times New Roman"/>
          <w:i/>
          <w:iCs/>
          <w:noProof/>
          <w:sz w:val="28"/>
        </w:rPr>
        <w:t xml:space="preserve">: The </w:t>
      </w:r>
      <w:r w:rsidR="00AF53B9">
        <w:rPr>
          <w:rFonts w:ascii="Times New Roman" w:hAnsi="Times New Roman" w:cs="Times New Roman"/>
          <w:i/>
          <w:iCs/>
          <w:noProof/>
          <w:sz w:val="28"/>
        </w:rPr>
        <w:t>Driver</w:t>
      </w:r>
      <w:r w:rsidRPr="00D70153">
        <w:rPr>
          <w:rFonts w:ascii="Times New Roman" w:hAnsi="Times New Roman" w:cs="Times New Roman"/>
          <w:i/>
          <w:iCs/>
          <w:noProof/>
          <w:sz w:val="28"/>
        </w:rPr>
        <w:t xml:space="preserve"> Use Case Diagram.</w:t>
      </w:r>
    </w:p>
    <w:p w14:paraId="34D2CDB3" w14:textId="77777777" w:rsidR="00B430CB" w:rsidRDefault="00B430CB">
      <w:pPr>
        <w:rPr>
          <w:rFonts w:ascii="Times New Roman" w:hAnsi="Times New Roman" w:cs="Times New Roman"/>
          <w:b/>
          <w:bCs/>
          <w:noProof/>
          <w:sz w:val="32"/>
          <w:szCs w:val="32"/>
        </w:rPr>
      </w:pPr>
      <w:r>
        <w:rPr>
          <w:rFonts w:ascii="Times New Roman" w:hAnsi="Times New Roman" w:cs="Times New Roman"/>
          <w:i/>
          <w:iCs/>
          <w:noProof/>
          <w:sz w:val="28"/>
        </w:rPr>
        <w:br w:type="page"/>
      </w:r>
      <w:r w:rsidRPr="00B430CB">
        <w:rPr>
          <w:rFonts w:ascii="Times New Roman" w:hAnsi="Times New Roman" w:cs="Times New Roman"/>
          <w:b/>
          <w:bCs/>
          <w:noProof/>
          <w:sz w:val="32"/>
          <w:szCs w:val="32"/>
        </w:rPr>
        <w:lastRenderedPageBreak/>
        <w:t>Chapter Four | Use case description</w:t>
      </w:r>
    </w:p>
    <w:p w14:paraId="162A2113" w14:textId="77777777" w:rsidR="00B430CB" w:rsidRDefault="00B430CB">
      <w:pPr>
        <w:rPr>
          <w:rFonts w:ascii="Times New Roman" w:hAnsi="Times New Roman" w:cs="Times New Roman"/>
          <w:noProof/>
          <w:sz w:val="32"/>
          <w:szCs w:val="32"/>
        </w:rPr>
      </w:pPr>
      <w:r>
        <w:rPr>
          <w:rFonts w:ascii="Times New Roman" w:hAnsi="Times New Roman" w:cs="Times New Roman"/>
          <w:noProof/>
          <w:sz w:val="32"/>
          <w:szCs w:val="32"/>
        </w:rPr>
        <w:t>4.1 Search for taxi Use Case (UC-01)</w:t>
      </w:r>
    </w:p>
    <w:p w14:paraId="69438F98" w14:textId="77777777" w:rsidR="00B430CB" w:rsidRDefault="00386D11" w:rsidP="002055E3">
      <w:pPr>
        <w:spacing w:after="0"/>
        <w:jc w:val="center"/>
        <w:rPr>
          <w:rFonts w:ascii="Times New Roman" w:hAnsi="Times New Roman" w:cs="Times New Roman"/>
          <w:noProof/>
          <w:sz w:val="32"/>
          <w:szCs w:val="32"/>
        </w:rPr>
      </w:pPr>
      <w:r w:rsidRPr="00386D11">
        <w:rPr>
          <w:rFonts w:ascii="Times New Roman" w:hAnsi="Times New Roman" w:cs="Times New Roman"/>
          <w:noProof/>
          <w:sz w:val="32"/>
          <w:szCs w:val="32"/>
          <w:lang w:eastAsia="ko-KR"/>
        </w:rPr>
        <w:drawing>
          <wp:inline distT="0" distB="0" distL="0" distR="0" wp14:anchorId="53D584F7" wp14:editId="415ACB93">
            <wp:extent cx="3943350" cy="1959429"/>
            <wp:effectExtent l="19050" t="0" r="0" b="0"/>
            <wp:docPr id="20" name="Picture 14"/>
            <wp:cNvGraphicFramePr/>
            <a:graphic xmlns:a="http://schemas.openxmlformats.org/drawingml/2006/main">
              <a:graphicData uri="http://schemas.openxmlformats.org/drawingml/2006/picture">
                <pic:pic xmlns:pic="http://schemas.openxmlformats.org/drawingml/2006/picture">
                  <pic:nvPicPr>
                    <pic:cNvPr id="1041" name="Picture 17"/>
                    <pic:cNvPicPr>
                      <a:picLocks noChangeAspect="1" noChangeArrowheads="1"/>
                    </pic:cNvPicPr>
                  </pic:nvPicPr>
                  <pic:blipFill>
                    <a:blip r:embed="rId10"/>
                    <a:srcRect l="33492" t="23437" r="17642" b="28711"/>
                    <a:stretch>
                      <a:fillRect/>
                    </a:stretch>
                  </pic:blipFill>
                  <pic:spPr bwMode="auto">
                    <a:xfrm>
                      <a:off x="0" y="0"/>
                      <a:ext cx="3950459" cy="1962962"/>
                    </a:xfrm>
                    <a:prstGeom prst="rect">
                      <a:avLst/>
                    </a:prstGeom>
                    <a:noFill/>
                    <a:ln w="9525">
                      <a:noFill/>
                      <a:miter lim="800000"/>
                      <a:headEnd/>
                      <a:tailEnd/>
                    </a:ln>
                    <a:effectLst/>
                  </pic:spPr>
                </pic:pic>
              </a:graphicData>
            </a:graphic>
          </wp:inline>
        </w:drawing>
      </w:r>
    </w:p>
    <w:p w14:paraId="5FE8B52D" w14:textId="77777777" w:rsidR="00B430CB" w:rsidRPr="002055E3" w:rsidRDefault="00FC4D92" w:rsidP="002055E3">
      <w:pPr>
        <w:spacing w:after="240"/>
        <w:jc w:val="center"/>
        <w:rPr>
          <w:rFonts w:ascii="Times New Roman" w:hAnsi="Times New Roman" w:cs="Times New Roman"/>
          <w:i/>
          <w:iCs/>
          <w:sz w:val="28"/>
        </w:rPr>
      </w:pPr>
      <w:r>
        <w:rPr>
          <w:rFonts w:ascii="Times New Roman" w:hAnsi="Times New Roman" w:cs="Times New Roman"/>
          <w:i/>
          <w:iCs/>
          <w:noProof/>
          <w:sz w:val="28"/>
        </w:rPr>
        <w:t>Figure 4</w:t>
      </w:r>
      <w:r w:rsidR="00B430CB" w:rsidRPr="00D70153">
        <w:rPr>
          <w:rFonts w:ascii="Times New Roman" w:hAnsi="Times New Roman" w:cs="Times New Roman"/>
          <w:i/>
          <w:iCs/>
          <w:noProof/>
          <w:sz w:val="28"/>
        </w:rPr>
        <w:t xml:space="preserve">: </w:t>
      </w:r>
      <w:r w:rsidR="00B430CB" w:rsidRPr="00B430CB">
        <w:rPr>
          <w:rFonts w:ascii="Times New Roman" w:hAnsi="Times New Roman" w:cs="Times New Roman"/>
          <w:i/>
          <w:iCs/>
          <w:sz w:val="28"/>
        </w:rPr>
        <w:t xml:space="preserve">Passengers can </w:t>
      </w:r>
      <w:r w:rsidR="00B430CB">
        <w:rPr>
          <w:rFonts w:ascii="Times New Roman" w:hAnsi="Times New Roman" w:cs="Times New Roman"/>
          <w:i/>
          <w:iCs/>
          <w:sz w:val="28"/>
        </w:rPr>
        <w:t>search for the red taxi w</w:t>
      </w:r>
      <w:r w:rsidR="00B430CB" w:rsidRPr="00B430CB">
        <w:rPr>
          <w:rFonts w:ascii="Times New Roman" w:hAnsi="Times New Roman" w:cs="Times New Roman"/>
          <w:i/>
          <w:iCs/>
          <w:sz w:val="28"/>
        </w:rPr>
        <w:t>hich matches their condition</w:t>
      </w:r>
      <w:r w:rsidR="00B430CB">
        <w:rPr>
          <w:rFonts w:ascii="Times New Roman" w:hAnsi="Times New Roman" w:cs="Times New Roman"/>
          <w:i/>
          <w:iCs/>
          <w:sz w:val="28"/>
        </w:rPr>
        <w:t>s</w:t>
      </w:r>
      <w:r>
        <w:rPr>
          <w:rFonts w:ascii="Times New Roman" w:hAnsi="Times New Roman" w:cs="Times New Roman"/>
          <w:i/>
          <w:iCs/>
          <w:sz w:val="28"/>
        </w:rPr>
        <w:t xml:space="preserve"> </w:t>
      </w:r>
      <w:r w:rsidR="00B430CB" w:rsidRPr="00B430CB">
        <w:rPr>
          <w:rFonts w:ascii="Times New Roman" w:hAnsi="Times New Roman" w:cs="Times New Roman"/>
          <w:i/>
          <w:iCs/>
          <w:noProof/>
          <w:sz w:val="28"/>
        </w:rPr>
        <w:t>(UC-01)</w:t>
      </w:r>
    </w:p>
    <w:tbl>
      <w:tblPr>
        <w:tblStyle w:val="TableGrid"/>
        <w:tblW w:w="0" w:type="auto"/>
        <w:tblLook w:val="04A0" w:firstRow="1" w:lastRow="0" w:firstColumn="1" w:lastColumn="0" w:noHBand="0" w:noVBand="1"/>
      </w:tblPr>
      <w:tblGrid>
        <w:gridCol w:w="3652"/>
        <w:gridCol w:w="5590"/>
      </w:tblGrid>
      <w:tr w:rsidR="00B430CB" w14:paraId="57835197" w14:textId="77777777" w:rsidTr="006125D2">
        <w:tc>
          <w:tcPr>
            <w:tcW w:w="3652" w:type="dxa"/>
          </w:tcPr>
          <w:p w14:paraId="7D7B5BF5" w14:textId="77777777" w:rsidR="00B430CB" w:rsidRPr="002055E3" w:rsidRDefault="00B762C3" w:rsidP="00B430CB">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0083B354" w14:textId="77777777" w:rsidR="00B430CB" w:rsidRPr="002055E3" w:rsidRDefault="00B762C3" w:rsidP="00B430CB">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UC-01</w:t>
            </w:r>
          </w:p>
        </w:tc>
      </w:tr>
      <w:tr w:rsidR="00B430CB" w14:paraId="68788E65" w14:textId="77777777" w:rsidTr="006125D2">
        <w:tc>
          <w:tcPr>
            <w:tcW w:w="3652" w:type="dxa"/>
          </w:tcPr>
          <w:p w14:paraId="63DDF0E9" w14:textId="77777777" w:rsidR="00B430CB" w:rsidRPr="002055E3" w:rsidRDefault="00B762C3" w:rsidP="00B762C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547004E4" w14:textId="77777777" w:rsidR="00B430CB" w:rsidRPr="002055E3" w:rsidRDefault="00B762C3" w:rsidP="00B762C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Passengers can search for the red taxi which matches their conditions.</w:t>
            </w:r>
          </w:p>
        </w:tc>
      </w:tr>
      <w:tr w:rsidR="006125D2" w14:paraId="343109D1" w14:textId="77777777" w:rsidTr="006125D2">
        <w:tc>
          <w:tcPr>
            <w:tcW w:w="3652" w:type="dxa"/>
          </w:tcPr>
          <w:p w14:paraId="73FBA449" w14:textId="77777777" w:rsidR="006125D2" w:rsidRPr="002055E3" w:rsidRDefault="006125D2" w:rsidP="00B762C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17DA7E6E" w14:textId="77777777" w:rsidR="006125D2" w:rsidRPr="002055E3" w:rsidRDefault="006125D2" w:rsidP="00B762C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Passenger</w:t>
            </w:r>
          </w:p>
        </w:tc>
      </w:tr>
      <w:tr w:rsidR="006125D2" w14:paraId="2746BDF1" w14:textId="77777777" w:rsidTr="006125D2">
        <w:tc>
          <w:tcPr>
            <w:tcW w:w="3652" w:type="dxa"/>
          </w:tcPr>
          <w:p w14:paraId="5852782E" w14:textId="77777777" w:rsidR="006125D2" w:rsidRPr="002055E3" w:rsidRDefault="006125D2" w:rsidP="00B762C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6ED97412" w14:textId="77777777" w:rsidR="006125D2" w:rsidRPr="002055E3" w:rsidRDefault="00C13B66" w:rsidP="00C13B6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w:t>
            </w:r>
            <w:r w:rsidR="006125D2" w:rsidRPr="002055E3">
              <w:rPr>
                <w:rFonts w:ascii="Times New Roman" w:hAnsi="Times New Roman" w:cs="Times New Roman"/>
                <w:noProof/>
                <w:sz w:val="26"/>
                <w:szCs w:val="26"/>
              </w:rPr>
              <w:t>assenger able to input their condition ,then search for the red taxi which i</w:t>
            </w:r>
            <w:r>
              <w:rPr>
                <w:rFonts w:ascii="Times New Roman" w:hAnsi="Times New Roman" w:cs="Times New Roman"/>
                <w:noProof/>
                <w:sz w:val="26"/>
                <w:szCs w:val="26"/>
              </w:rPr>
              <w:t>s nearest to the user and match</w:t>
            </w:r>
            <w:r w:rsidR="006125D2" w:rsidRPr="002055E3">
              <w:rPr>
                <w:rFonts w:ascii="Times New Roman" w:hAnsi="Times New Roman" w:cs="Times New Roman"/>
                <w:noProof/>
                <w:sz w:val="26"/>
                <w:szCs w:val="26"/>
              </w:rPr>
              <w:t xml:space="preserve"> their condition.</w:t>
            </w:r>
          </w:p>
        </w:tc>
      </w:tr>
      <w:tr w:rsidR="006125D2" w14:paraId="15422A33" w14:textId="77777777" w:rsidTr="006125D2">
        <w:tc>
          <w:tcPr>
            <w:tcW w:w="3652" w:type="dxa"/>
          </w:tcPr>
          <w:p w14:paraId="5FF19380" w14:textId="77777777" w:rsidR="006125D2" w:rsidRPr="002055E3" w:rsidRDefault="006125D2" w:rsidP="00B762C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51B4843E" w14:textId="77777777" w:rsidR="006125D2" w:rsidRPr="002055E3" w:rsidRDefault="00C13B66" w:rsidP="003839B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w:t>
            </w:r>
            <w:r w:rsidR="006125D2" w:rsidRPr="002055E3">
              <w:rPr>
                <w:rFonts w:ascii="Times New Roman" w:hAnsi="Times New Roman" w:cs="Times New Roman"/>
                <w:noProof/>
                <w:sz w:val="26"/>
                <w:szCs w:val="26"/>
              </w:rPr>
              <w:t>assenger selects the button in the menu bar</w:t>
            </w:r>
            <w:r>
              <w:rPr>
                <w:rFonts w:ascii="Times New Roman" w:hAnsi="Times New Roman" w:cs="Times New Roman"/>
                <w:noProof/>
                <w:sz w:val="26"/>
                <w:szCs w:val="26"/>
              </w:rPr>
              <w:t xml:space="preserve"> called “Search for Taxi”</w:t>
            </w:r>
            <w:del w:id="58" w:author="rimi park" w:date="2014-05-19T12:18:00Z">
              <w:r w:rsidDel="003839B2">
                <w:rPr>
                  <w:rFonts w:ascii="Times New Roman" w:hAnsi="Times New Roman" w:cs="Times New Roman"/>
                  <w:noProof/>
                  <w:sz w:val="26"/>
                  <w:szCs w:val="26"/>
                </w:rPr>
                <w:delText>,</w:delText>
              </w:r>
              <w:r w:rsidR="006125D2" w:rsidRPr="002055E3" w:rsidDel="003839B2">
                <w:rPr>
                  <w:rFonts w:ascii="Times New Roman" w:hAnsi="Times New Roman" w:cs="Times New Roman"/>
                  <w:noProof/>
                  <w:sz w:val="26"/>
                  <w:szCs w:val="26"/>
                </w:rPr>
                <w:delText xml:space="preserve"> which is provided at the bottom of the </w:delText>
              </w:r>
              <w:commentRangeStart w:id="59"/>
              <w:r w:rsidR="006125D2" w:rsidRPr="002055E3" w:rsidDel="003839B2">
                <w:rPr>
                  <w:rFonts w:ascii="Times New Roman" w:hAnsi="Times New Roman" w:cs="Times New Roman"/>
                  <w:noProof/>
                  <w:sz w:val="26"/>
                  <w:szCs w:val="26"/>
                </w:rPr>
                <w:delText>screen</w:delText>
              </w:r>
            </w:del>
            <w:commentRangeEnd w:id="59"/>
            <w:r w:rsidR="003839B2">
              <w:rPr>
                <w:rStyle w:val="CommentReference"/>
              </w:rPr>
              <w:commentReference w:id="59"/>
            </w:r>
            <w:del w:id="60" w:author="rimi park" w:date="2014-05-19T12:18:00Z">
              <w:r w:rsidDel="003839B2">
                <w:rPr>
                  <w:rFonts w:ascii="Times New Roman" w:hAnsi="Times New Roman" w:cs="Times New Roman"/>
                  <w:noProof/>
                  <w:sz w:val="26"/>
                  <w:szCs w:val="26"/>
                </w:rPr>
                <w:delText>.</w:delText>
              </w:r>
            </w:del>
            <w:ins w:id="61" w:author="rimi park" w:date="2014-05-19T12:18:00Z">
              <w:r w:rsidR="003839B2">
                <w:rPr>
                  <w:rFonts w:ascii="Times New Roman" w:hAnsi="Times New Roman" w:cs="Times New Roman"/>
                  <w:noProof/>
                  <w:sz w:val="26"/>
                  <w:szCs w:val="26"/>
                </w:rPr>
                <w:t>.</w:t>
              </w:r>
            </w:ins>
          </w:p>
        </w:tc>
      </w:tr>
      <w:tr w:rsidR="006125D2" w14:paraId="2EBFD772" w14:textId="77777777" w:rsidTr="006125D2">
        <w:tc>
          <w:tcPr>
            <w:tcW w:w="3652" w:type="dxa"/>
          </w:tcPr>
          <w:p w14:paraId="26599AAE" w14:textId="77777777" w:rsidR="006125D2" w:rsidRPr="006125D2" w:rsidRDefault="006125D2" w:rsidP="00B762C3">
            <w:pPr>
              <w:spacing w:after="100" w:afterAutospacing="1"/>
              <w:rPr>
                <w:rFonts w:ascii="Times New Roman" w:hAnsi="Times New Roman" w:cs="Times New Roman"/>
                <w:noProof/>
                <w:sz w:val="26"/>
                <w:szCs w:val="26"/>
              </w:rPr>
            </w:pPr>
            <w:r w:rsidRPr="006125D2">
              <w:rPr>
                <w:rFonts w:ascii="Times New Roman" w:hAnsi="Times New Roman" w:cs="Times New Roman"/>
                <w:noProof/>
                <w:sz w:val="26"/>
                <w:szCs w:val="26"/>
              </w:rPr>
              <w:t>Pre-conditions:</w:t>
            </w:r>
          </w:p>
        </w:tc>
        <w:tc>
          <w:tcPr>
            <w:tcW w:w="5590" w:type="dxa"/>
          </w:tcPr>
          <w:p w14:paraId="568FC8DF" w14:textId="77777777" w:rsidR="00C13B66" w:rsidRPr="00C13B66" w:rsidRDefault="006125D2" w:rsidP="00C13B66">
            <w:pPr>
              <w:pStyle w:val="ListParagraph"/>
              <w:numPr>
                <w:ilvl w:val="0"/>
                <w:numId w:val="16"/>
              </w:numPr>
              <w:spacing w:after="100" w:afterAutospacing="1"/>
              <w:rPr>
                <w:rFonts w:ascii="Times New Roman" w:hAnsi="Times New Roman" w:cs="Times New Roman"/>
                <w:noProof/>
                <w:sz w:val="26"/>
                <w:szCs w:val="26"/>
              </w:rPr>
            </w:pPr>
            <w:r w:rsidRPr="00C13B66">
              <w:rPr>
                <w:rFonts w:ascii="Times New Roman" w:hAnsi="Times New Roman" w:cs="Times New Roman"/>
                <w:noProof/>
                <w:sz w:val="26"/>
                <w:szCs w:val="26"/>
              </w:rPr>
              <w:t xml:space="preserve">Passenger </w:t>
            </w:r>
            <w:r w:rsidR="00C13B66">
              <w:rPr>
                <w:rFonts w:ascii="Times New Roman" w:hAnsi="Times New Roman" w:cs="Times New Roman"/>
                <w:noProof/>
                <w:sz w:val="26"/>
                <w:szCs w:val="26"/>
              </w:rPr>
              <w:t>logs in</w:t>
            </w:r>
            <w:r w:rsidRPr="00C13B66">
              <w:rPr>
                <w:rFonts w:ascii="Times New Roman" w:hAnsi="Times New Roman" w:cs="Times New Roman"/>
                <w:noProof/>
                <w:sz w:val="26"/>
                <w:szCs w:val="26"/>
              </w:rPr>
              <w:t>to the Chiang</w:t>
            </w:r>
            <w:r w:rsidR="00C13B66">
              <w:rPr>
                <w:rFonts w:ascii="Times New Roman" w:hAnsi="Times New Roman" w:cs="Times New Roman"/>
                <w:noProof/>
                <w:sz w:val="26"/>
                <w:szCs w:val="26"/>
              </w:rPr>
              <w:t xml:space="preserve"> </w:t>
            </w:r>
            <w:r w:rsidR="001F1269">
              <w:rPr>
                <w:rFonts w:ascii="Times New Roman" w:hAnsi="Times New Roman" w:cs="Times New Roman"/>
                <w:noProof/>
                <w:sz w:val="26"/>
                <w:szCs w:val="26"/>
              </w:rPr>
              <w:t xml:space="preserve">Mai red taxi </w:t>
            </w:r>
            <w:r w:rsidRPr="00C13B66">
              <w:rPr>
                <w:rFonts w:ascii="Times New Roman" w:hAnsi="Times New Roman" w:cs="Times New Roman"/>
                <w:noProof/>
                <w:sz w:val="26"/>
                <w:szCs w:val="26"/>
              </w:rPr>
              <w:t xml:space="preserve">service assistant </w:t>
            </w:r>
            <w:r w:rsidR="00C13B66">
              <w:rPr>
                <w:rFonts w:ascii="Times New Roman" w:hAnsi="Times New Roman" w:cs="Times New Roman"/>
                <w:noProof/>
                <w:sz w:val="26"/>
                <w:szCs w:val="26"/>
              </w:rPr>
              <w:t>as a “passenger”.</w:t>
            </w:r>
            <w:r w:rsidR="001F1269">
              <w:rPr>
                <w:rFonts w:ascii="Times New Roman" w:hAnsi="Times New Roman" w:cs="Times New Roman"/>
                <w:noProof/>
                <w:sz w:val="26"/>
                <w:szCs w:val="26"/>
              </w:rPr>
              <w:t xml:space="preserve"> (UC-14)</w:t>
            </w:r>
          </w:p>
          <w:p w14:paraId="6519EDAC" w14:textId="77777777" w:rsidR="00C13B66" w:rsidRPr="00C13B66" w:rsidRDefault="00C13B66" w:rsidP="00C13B66">
            <w:pPr>
              <w:pStyle w:val="ListParagraph"/>
              <w:numPr>
                <w:ilvl w:val="0"/>
                <w:numId w:val="16"/>
              </w:numPr>
              <w:spacing w:after="100" w:afterAutospacing="1"/>
              <w:rPr>
                <w:rFonts w:ascii="Times New Roman" w:hAnsi="Times New Roman" w:cs="Times New Roman"/>
                <w:noProof/>
                <w:sz w:val="26"/>
                <w:szCs w:val="26"/>
              </w:rPr>
            </w:pPr>
            <w:r>
              <w:rPr>
                <w:rFonts w:ascii="Times New Roman" w:hAnsi="Times New Roman" w:cs="Times New Roman"/>
                <w:noProof/>
                <w:sz w:val="26"/>
                <w:szCs w:val="26"/>
              </w:rPr>
              <w:t>System must have at least one driving information of the red taxi.</w:t>
            </w:r>
          </w:p>
        </w:tc>
      </w:tr>
      <w:tr w:rsidR="006125D2" w14:paraId="59F3A3BB" w14:textId="77777777" w:rsidTr="006125D2">
        <w:tc>
          <w:tcPr>
            <w:tcW w:w="3652" w:type="dxa"/>
          </w:tcPr>
          <w:p w14:paraId="10B902D7" w14:textId="77777777" w:rsidR="006125D2" w:rsidRPr="006125D2" w:rsidRDefault="006125D2" w:rsidP="00B762C3">
            <w:pPr>
              <w:spacing w:after="100" w:afterAutospacing="1"/>
              <w:rPr>
                <w:rFonts w:ascii="Times New Roman" w:hAnsi="Times New Roman" w:cs="Times New Roman"/>
                <w:noProof/>
                <w:sz w:val="26"/>
                <w:szCs w:val="26"/>
              </w:rPr>
            </w:pPr>
            <w:r w:rsidRPr="006125D2">
              <w:rPr>
                <w:rFonts w:ascii="Times New Roman" w:hAnsi="Times New Roman" w:cs="Times New Roman"/>
                <w:noProof/>
                <w:sz w:val="26"/>
                <w:szCs w:val="26"/>
              </w:rPr>
              <w:t>Post- Condition</w:t>
            </w:r>
          </w:p>
        </w:tc>
        <w:tc>
          <w:tcPr>
            <w:tcW w:w="5590" w:type="dxa"/>
          </w:tcPr>
          <w:p w14:paraId="24AE9E17" w14:textId="77777777" w:rsidR="006125D2" w:rsidRPr="00D640D7" w:rsidRDefault="00D640D7" w:rsidP="00D640D7">
            <w:pPr>
              <w:pStyle w:val="ListParagraph"/>
              <w:numPr>
                <w:ilvl w:val="0"/>
                <w:numId w:val="16"/>
              </w:numPr>
              <w:spacing w:after="100" w:afterAutospacing="1"/>
              <w:rPr>
                <w:rFonts w:ascii="Times New Roman" w:hAnsi="Times New Roman" w:cs="Times New Roman"/>
                <w:noProof/>
                <w:sz w:val="26"/>
                <w:szCs w:val="26"/>
              </w:rPr>
            </w:pPr>
            <w:r w:rsidRPr="00D640D7">
              <w:rPr>
                <w:rFonts w:ascii="Times New Roman" w:hAnsi="Times New Roman" w:cs="Times New Roman"/>
                <w:noProof/>
                <w:sz w:val="26"/>
                <w:szCs w:val="26"/>
              </w:rPr>
              <w:t>Passenger can view driving information of the taxi.</w:t>
            </w:r>
            <w:r w:rsidR="001F1269">
              <w:rPr>
                <w:rFonts w:ascii="Times New Roman" w:hAnsi="Times New Roman" w:cs="Times New Roman"/>
                <w:noProof/>
                <w:sz w:val="26"/>
                <w:szCs w:val="26"/>
              </w:rPr>
              <w:t xml:space="preserve"> (UC-04)</w:t>
            </w:r>
          </w:p>
        </w:tc>
      </w:tr>
      <w:tr w:rsidR="00C13B66" w14:paraId="4200C6E4" w14:textId="77777777" w:rsidTr="006125D2">
        <w:tc>
          <w:tcPr>
            <w:tcW w:w="3652" w:type="dxa"/>
          </w:tcPr>
          <w:p w14:paraId="72DD32CB" w14:textId="77777777" w:rsidR="00C13B66" w:rsidRPr="002055E3" w:rsidRDefault="00C13B66" w:rsidP="00B762C3">
            <w:pPr>
              <w:spacing w:after="100" w:afterAutospacing="1"/>
              <w:rPr>
                <w:rFonts w:ascii="Times New Roman" w:hAnsi="Times New Roman" w:cs="Times New Roman"/>
                <w:noProof/>
                <w:sz w:val="26"/>
                <w:szCs w:val="26"/>
              </w:rPr>
            </w:pPr>
            <w:commentRangeStart w:id="62"/>
            <w:r w:rsidRPr="002055E3">
              <w:rPr>
                <w:rFonts w:ascii="Times New Roman" w:hAnsi="Times New Roman" w:cs="Times New Roman"/>
                <w:noProof/>
                <w:sz w:val="26"/>
                <w:szCs w:val="26"/>
              </w:rPr>
              <w:t>Normal Flows:</w:t>
            </w:r>
            <w:commentRangeEnd w:id="62"/>
            <w:r w:rsidR="003839B2">
              <w:rPr>
                <w:rStyle w:val="CommentReference"/>
              </w:rPr>
              <w:commentReference w:id="62"/>
            </w:r>
          </w:p>
        </w:tc>
        <w:tc>
          <w:tcPr>
            <w:tcW w:w="5590" w:type="dxa"/>
          </w:tcPr>
          <w:p w14:paraId="2AF28B3C" w14:textId="77777777" w:rsidR="00C13B66" w:rsidRDefault="00C13B66" w:rsidP="00C13B66">
            <w:pPr>
              <w:pStyle w:val="ListParagraph"/>
              <w:numPr>
                <w:ilvl w:val="0"/>
                <w:numId w:val="18"/>
              </w:numPr>
              <w:spacing w:after="100" w:afterAutospacing="1"/>
              <w:rPr>
                <w:rFonts w:ascii="Times New Roman" w:hAnsi="Times New Roman" w:cs="Times New Roman"/>
                <w:noProof/>
                <w:sz w:val="26"/>
                <w:szCs w:val="26"/>
              </w:rPr>
            </w:pPr>
            <w:r w:rsidRPr="00C13B66">
              <w:rPr>
                <w:rFonts w:ascii="Times New Roman" w:hAnsi="Times New Roman" w:cs="Times New Roman"/>
                <w:noProof/>
                <w:sz w:val="26"/>
                <w:szCs w:val="26"/>
              </w:rPr>
              <w:t>Passenger selects the button in the menu bar called “Search for Taxi”</w:t>
            </w:r>
            <w:del w:id="63" w:author="rimi park" w:date="2014-05-19T12:20:00Z">
              <w:r w:rsidRPr="00C13B66" w:rsidDel="003839B2">
                <w:rPr>
                  <w:rFonts w:ascii="Times New Roman" w:hAnsi="Times New Roman" w:cs="Times New Roman"/>
                  <w:noProof/>
                  <w:sz w:val="26"/>
                  <w:szCs w:val="26"/>
                </w:rPr>
                <w:delText>, which is provided at the bottom of the screen</w:delText>
              </w:r>
            </w:del>
            <w:r w:rsidRPr="00C13B66">
              <w:rPr>
                <w:rFonts w:ascii="Times New Roman" w:hAnsi="Times New Roman" w:cs="Times New Roman"/>
                <w:noProof/>
                <w:sz w:val="26"/>
                <w:szCs w:val="26"/>
              </w:rPr>
              <w:t>.</w:t>
            </w:r>
          </w:p>
          <w:p w14:paraId="35D44F72" w14:textId="77777777" w:rsidR="00C13B66" w:rsidRDefault="009437EF" w:rsidP="00C13B66">
            <w:pPr>
              <w:pStyle w:val="ListParagraph"/>
              <w:numPr>
                <w:ilvl w:val="0"/>
                <w:numId w:val="18"/>
              </w:numPr>
              <w:spacing w:after="100" w:afterAutospacing="1"/>
              <w:rPr>
                <w:rFonts w:ascii="Times New Roman" w:hAnsi="Times New Roman" w:cs="Times New Roman"/>
                <w:noProof/>
                <w:sz w:val="26"/>
                <w:szCs w:val="26"/>
              </w:rPr>
            </w:pPr>
            <w:r>
              <w:rPr>
                <w:rFonts w:ascii="Times New Roman" w:hAnsi="Times New Roman" w:cs="Times New Roman"/>
                <w:noProof/>
                <w:sz w:val="26"/>
                <w:szCs w:val="26"/>
              </w:rPr>
              <w:t>System</w:t>
            </w:r>
            <w:r w:rsidR="00C13B66">
              <w:rPr>
                <w:rFonts w:ascii="Times New Roman" w:hAnsi="Times New Roman" w:cs="Times New Roman"/>
                <w:noProof/>
                <w:sz w:val="26"/>
                <w:szCs w:val="26"/>
              </w:rPr>
              <w:t xml:space="preserve"> provides the interface to the passenger</w:t>
            </w:r>
            <w:r>
              <w:rPr>
                <w:rFonts w:ascii="Times New Roman" w:hAnsi="Times New Roman" w:cs="Times New Roman"/>
                <w:noProof/>
                <w:sz w:val="26"/>
                <w:szCs w:val="26"/>
              </w:rPr>
              <w:t xml:space="preserve"> to input the conditions and to  search for a red taxi.</w:t>
            </w:r>
          </w:p>
          <w:p w14:paraId="2CF8894E" w14:textId="77777777" w:rsidR="009437EF" w:rsidRDefault="009437EF" w:rsidP="00C13B66">
            <w:pPr>
              <w:pStyle w:val="ListParagraph"/>
              <w:numPr>
                <w:ilvl w:val="0"/>
                <w:numId w:val="18"/>
              </w:num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 inputs conditions – Eg: number of seats and destination headed to. Then passenger can select the ‘search’ button to proceed with searching for a red taxi.</w:t>
            </w:r>
          </w:p>
          <w:p w14:paraId="55B8345A" w14:textId="77777777" w:rsidR="00C4222F" w:rsidRDefault="00C4222F" w:rsidP="00C13B66">
            <w:pPr>
              <w:pStyle w:val="ListParagraph"/>
              <w:numPr>
                <w:ilvl w:val="0"/>
                <w:numId w:val="18"/>
              </w:numPr>
              <w:spacing w:after="100" w:afterAutospacing="1"/>
              <w:rPr>
                <w:rFonts w:ascii="Times New Roman" w:hAnsi="Times New Roman" w:cs="Times New Roman"/>
                <w:noProof/>
                <w:sz w:val="26"/>
                <w:szCs w:val="26"/>
              </w:rPr>
            </w:pPr>
            <w:r>
              <w:rPr>
                <w:rFonts w:ascii="Times New Roman" w:hAnsi="Times New Roman" w:cs="Times New Roman"/>
                <w:noProof/>
                <w:sz w:val="26"/>
                <w:szCs w:val="26"/>
              </w:rPr>
              <w:lastRenderedPageBreak/>
              <w:t>System checks if passenger inputs all conditions. If not completed, system provides an error message, “Please input all conditions”.</w:t>
            </w:r>
          </w:p>
          <w:p w14:paraId="16BD3152" w14:textId="77777777" w:rsidR="009437EF" w:rsidRDefault="009437EF" w:rsidP="00C13B66">
            <w:pPr>
              <w:pStyle w:val="ListParagraph"/>
              <w:numPr>
                <w:ilvl w:val="0"/>
                <w:numId w:val="18"/>
              </w:numPr>
              <w:spacing w:after="100" w:afterAutospacing="1"/>
              <w:rPr>
                <w:rFonts w:ascii="Times New Roman" w:hAnsi="Times New Roman" w:cs="Times New Roman"/>
                <w:noProof/>
                <w:sz w:val="26"/>
                <w:szCs w:val="26"/>
              </w:rPr>
            </w:pPr>
            <w:r>
              <w:rPr>
                <w:rFonts w:ascii="Times New Roman" w:hAnsi="Times New Roman" w:cs="Times New Roman"/>
                <w:noProof/>
                <w:sz w:val="26"/>
                <w:szCs w:val="26"/>
              </w:rPr>
              <w:t>System processes the search conditions – (eg: number of seats and destination headed to) together with the taxi driving information which is stored in the database.</w:t>
            </w:r>
          </w:p>
          <w:p w14:paraId="7319DB58" w14:textId="77777777" w:rsidR="009437EF" w:rsidRPr="00C13B66" w:rsidRDefault="009437EF" w:rsidP="009437EF">
            <w:pPr>
              <w:pStyle w:val="ListParagraph"/>
              <w:numPr>
                <w:ilvl w:val="0"/>
                <w:numId w:val="18"/>
              </w:numPr>
              <w:spacing w:after="100" w:afterAutospacing="1"/>
              <w:rPr>
                <w:rFonts w:ascii="Times New Roman" w:hAnsi="Times New Roman" w:cs="Times New Roman"/>
                <w:noProof/>
                <w:sz w:val="26"/>
                <w:szCs w:val="26"/>
              </w:rPr>
            </w:pPr>
            <w:r>
              <w:rPr>
                <w:rFonts w:ascii="Times New Roman" w:hAnsi="Times New Roman" w:cs="Times New Roman"/>
                <w:noProof/>
                <w:sz w:val="26"/>
                <w:szCs w:val="26"/>
              </w:rPr>
              <w:t>System provides the results from the search that matches the conditions that display a list of up to 10 search results.</w:t>
            </w:r>
          </w:p>
        </w:tc>
      </w:tr>
      <w:tr w:rsidR="00C13B66" w14:paraId="1CAA5D09" w14:textId="77777777" w:rsidTr="006125D2">
        <w:tc>
          <w:tcPr>
            <w:tcW w:w="3652" w:type="dxa"/>
          </w:tcPr>
          <w:p w14:paraId="32DADF7D" w14:textId="77777777" w:rsidR="00C13B66" w:rsidRPr="002055E3" w:rsidRDefault="00C13B66" w:rsidP="00B762C3">
            <w:pPr>
              <w:spacing w:after="100" w:afterAutospacing="1"/>
              <w:rPr>
                <w:rFonts w:ascii="Times New Roman" w:hAnsi="Times New Roman" w:cs="Times New Roman"/>
                <w:noProof/>
                <w:sz w:val="26"/>
                <w:szCs w:val="26"/>
              </w:rPr>
            </w:pPr>
            <w:commentRangeStart w:id="64"/>
            <w:r w:rsidRPr="002055E3">
              <w:rPr>
                <w:rFonts w:ascii="Times New Roman" w:hAnsi="Times New Roman" w:cs="Times New Roman"/>
                <w:noProof/>
                <w:sz w:val="26"/>
                <w:szCs w:val="26"/>
              </w:rPr>
              <w:lastRenderedPageBreak/>
              <w:t>Alternative Flows:</w:t>
            </w:r>
            <w:commentRangeEnd w:id="64"/>
            <w:r w:rsidR="003839B2">
              <w:rPr>
                <w:rStyle w:val="CommentReference"/>
              </w:rPr>
              <w:commentReference w:id="64"/>
            </w:r>
          </w:p>
        </w:tc>
        <w:tc>
          <w:tcPr>
            <w:tcW w:w="5590" w:type="dxa"/>
          </w:tcPr>
          <w:p w14:paraId="11BC7CE7" w14:textId="77777777" w:rsidR="00C13B66" w:rsidRDefault="00C4222F" w:rsidP="007A77DC">
            <w:pPr>
              <w:spacing w:after="100" w:afterAutospacing="1"/>
              <w:rPr>
                <w:rFonts w:ascii="Times New Roman" w:hAnsi="Times New Roman" w:cs="Times New Roman"/>
                <w:noProof/>
                <w:sz w:val="26"/>
                <w:szCs w:val="26"/>
              </w:rPr>
            </w:pPr>
            <w:commentRangeStart w:id="65"/>
            <w:r>
              <w:rPr>
                <w:rFonts w:ascii="Times New Roman" w:hAnsi="Times New Roman" w:cs="Times New Roman"/>
                <w:noProof/>
                <w:sz w:val="26"/>
                <w:szCs w:val="26"/>
              </w:rPr>
              <w:t>3A. Passenger can edit the scope of search. Default scope is 1km.</w:t>
            </w:r>
          </w:p>
          <w:p w14:paraId="07107021" w14:textId="77777777" w:rsidR="00D4285D" w:rsidRPr="002055E3" w:rsidRDefault="00D4285D" w:rsidP="007A77DC">
            <w:pPr>
              <w:spacing w:after="100" w:afterAutospacing="1"/>
              <w:rPr>
                <w:rFonts w:ascii="Times New Roman" w:hAnsi="Times New Roman" w:cs="Times New Roman"/>
                <w:noProof/>
                <w:sz w:val="26"/>
                <w:szCs w:val="26"/>
              </w:rPr>
            </w:pPr>
            <w:r w:rsidRPr="00D4285D">
              <w:rPr>
                <w:rFonts w:ascii="Times New Roman" w:hAnsi="Times New Roman" w:cs="Times New Roman"/>
                <w:noProof/>
                <w:sz w:val="26"/>
                <w:szCs w:val="26"/>
              </w:rPr>
              <w:t>4A. If passenger did not input all the conditions, the system will display an error message, “Please input all conditions”.</w:t>
            </w:r>
            <w:r>
              <w:rPr>
                <w:rFonts w:ascii="Times New Roman" w:hAnsi="Times New Roman" w:cs="Times New Roman"/>
                <w:noProof/>
                <w:sz w:val="26"/>
                <w:szCs w:val="26"/>
              </w:rPr>
              <w:t xml:space="preserve"> Passenger can edit the conditions and proceed on to step 5.</w:t>
            </w:r>
            <w:commentRangeEnd w:id="65"/>
            <w:r w:rsidR="003839B2">
              <w:rPr>
                <w:rStyle w:val="CommentReference"/>
              </w:rPr>
              <w:commentReference w:id="65"/>
            </w:r>
          </w:p>
        </w:tc>
      </w:tr>
      <w:tr w:rsidR="00C13B66" w14:paraId="4A768367" w14:textId="77777777" w:rsidTr="006125D2">
        <w:tc>
          <w:tcPr>
            <w:tcW w:w="3652" w:type="dxa"/>
          </w:tcPr>
          <w:p w14:paraId="4EBFDAD7" w14:textId="77777777" w:rsidR="00C13B66" w:rsidRPr="002055E3" w:rsidRDefault="00C13B66" w:rsidP="00B762C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313B4944" w14:textId="77777777" w:rsidR="00C13B66" w:rsidRPr="002055E3" w:rsidRDefault="00C13B66" w:rsidP="002055E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N/A</w:t>
            </w:r>
          </w:p>
        </w:tc>
      </w:tr>
      <w:tr w:rsidR="00C13B66" w14:paraId="27E8E078" w14:textId="77777777" w:rsidTr="006125D2">
        <w:tc>
          <w:tcPr>
            <w:tcW w:w="3652" w:type="dxa"/>
          </w:tcPr>
          <w:p w14:paraId="3F9BEE1E" w14:textId="77777777" w:rsidR="00C13B66" w:rsidRPr="002055E3" w:rsidRDefault="00C13B66" w:rsidP="00B762C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5C0ADDB9" w14:textId="77777777" w:rsidR="00C13B66" w:rsidRPr="002055E3" w:rsidRDefault="00C13B66" w:rsidP="002055E3">
            <w:pPr>
              <w:spacing w:after="100" w:afterAutospacing="1"/>
              <w:rPr>
                <w:rFonts w:ascii="Times New Roman" w:hAnsi="Times New Roman" w:cs="Times New Roman"/>
                <w:noProof/>
                <w:sz w:val="26"/>
                <w:szCs w:val="26"/>
              </w:rPr>
            </w:pPr>
          </w:p>
        </w:tc>
      </w:tr>
      <w:tr w:rsidR="00C13B66" w14:paraId="3A1D63CC" w14:textId="77777777" w:rsidTr="006125D2">
        <w:tc>
          <w:tcPr>
            <w:tcW w:w="3652" w:type="dxa"/>
          </w:tcPr>
          <w:p w14:paraId="2BF82267" w14:textId="77777777" w:rsidR="00C13B66" w:rsidRPr="002055E3" w:rsidRDefault="00C13B66" w:rsidP="00B762C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694C95D8" w14:textId="77777777" w:rsidR="00C13B66" w:rsidRPr="002055E3" w:rsidRDefault="00C13B66" w:rsidP="002055E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If the passenger have not input the co</w:t>
            </w:r>
            <w:r>
              <w:rPr>
                <w:rFonts w:ascii="Times New Roman" w:hAnsi="Times New Roman" w:cs="Times New Roman"/>
                <w:noProof/>
                <w:sz w:val="26"/>
                <w:szCs w:val="26"/>
              </w:rPr>
              <w:t>n</w:t>
            </w:r>
            <w:r w:rsidRPr="002055E3">
              <w:rPr>
                <w:rFonts w:ascii="Times New Roman" w:hAnsi="Times New Roman" w:cs="Times New Roman"/>
                <w:noProof/>
                <w:sz w:val="26"/>
                <w:szCs w:val="26"/>
              </w:rPr>
              <w:t>dition</w:t>
            </w:r>
            <w:r>
              <w:rPr>
                <w:rFonts w:ascii="Times New Roman" w:hAnsi="Times New Roman" w:cs="Times New Roman"/>
                <w:noProof/>
                <w:sz w:val="26"/>
                <w:szCs w:val="26"/>
              </w:rPr>
              <w:t>s</w:t>
            </w:r>
            <w:r w:rsidRPr="002055E3">
              <w:rPr>
                <w:rFonts w:ascii="Times New Roman" w:hAnsi="Times New Roman" w:cs="Times New Roman"/>
                <w:noProof/>
                <w:sz w:val="26"/>
                <w:szCs w:val="26"/>
              </w:rPr>
              <w:t xml:space="preserve"> yet? Should we provide any error?</w:t>
            </w:r>
          </w:p>
        </w:tc>
      </w:tr>
    </w:tbl>
    <w:p w14:paraId="148A6B45" w14:textId="77777777" w:rsidR="00B762C3" w:rsidRDefault="00B762C3" w:rsidP="002055E3">
      <w:pPr>
        <w:spacing w:after="100" w:afterAutospacing="1"/>
        <w:rPr>
          <w:rFonts w:ascii="Times New Roman" w:hAnsi="Times New Roman" w:cs="Times New Roman"/>
          <w:i/>
          <w:iCs/>
          <w:noProof/>
          <w:sz w:val="28"/>
        </w:rPr>
      </w:pPr>
    </w:p>
    <w:p w14:paraId="1D41E799" w14:textId="77777777" w:rsidR="001855C7" w:rsidRDefault="002055E3" w:rsidP="001855C7">
      <w:pPr>
        <w:spacing w:after="240"/>
        <w:rPr>
          <w:rFonts w:ascii="Times New Roman" w:hAnsi="Times New Roman" w:cs="Times New Roman"/>
          <w:b/>
          <w:bCs/>
          <w:sz w:val="28"/>
        </w:rPr>
      </w:pPr>
      <w:r>
        <w:rPr>
          <w:rFonts w:ascii="Times New Roman" w:hAnsi="Times New Roman" w:cs="Times New Roman"/>
          <w:i/>
          <w:iCs/>
          <w:noProof/>
          <w:sz w:val="28"/>
        </w:rPr>
        <w:br w:type="page"/>
      </w:r>
      <w:r w:rsidR="001855C7" w:rsidRPr="001855C7">
        <w:rPr>
          <w:rFonts w:ascii="Times New Roman" w:hAnsi="Times New Roman" w:cs="Times New Roman"/>
          <w:b/>
          <w:bCs/>
          <w:sz w:val="28"/>
        </w:rPr>
        <w:lastRenderedPageBreak/>
        <w:t>UC-01</w:t>
      </w:r>
      <w:r w:rsidR="00FC4D92">
        <w:rPr>
          <w:rFonts w:ascii="Times New Roman" w:hAnsi="Times New Roman" w:cs="Times New Roman"/>
          <w:b/>
          <w:bCs/>
          <w:sz w:val="28"/>
        </w:rPr>
        <w:t xml:space="preserve"> </w:t>
      </w:r>
      <w:r w:rsidR="001855C7" w:rsidRPr="001855C7">
        <w:rPr>
          <w:rFonts w:ascii="Times New Roman" w:hAnsi="Times New Roman" w:cs="Times New Roman"/>
          <w:b/>
          <w:bCs/>
          <w:sz w:val="28"/>
        </w:rPr>
        <w:t xml:space="preserve">Passengers can search for </w:t>
      </w:r>
      <w:r w:rsidR="00FC4D92">
        <w:rPr>
          <w:rFonts w:ascii="Times New Roman" w:hAnsi="Times New Roman" w:cs="Times New Roman"/>
          <w:b/>
          <w:bCs/>
          <w:sz w:val="28"/>
        </w:rPr>
        <w:t>a</w:t>
      </w:r>
      <w:r w:rsidR="001855C7" w:rsidRPr="001855C7">
        <w:rPr>
          <w:rFonts w:ascii="Times New Roman" w:hAnsi="Times New Roman" w:cs="Times New Roman"/>
          <w:b/>
          <w:bCs/>
          <w:sz w:val="28"/>
        </w:rPr>
        <w:t xml:space="preserve"> red taxi which matches their conditions.</w:t>
      </w:r>
    </w:p>
    <w:p w14:paraId="045E8E89" w14:textId="77777777" w:rsidR="001855C7" w:rsidRPr="00496E2C" w:rsidRDefault="00496E2C" w:rsidP="00496E2C">
      <w:pPr>
        <w:spacing w:after="240"/>
        <w:ind w:left="720"/>
        <w:rPr>
          <w:rFonts w:ascii="Times New Roman" w:hAnsi="Times New Roman" w:cs="Times New Roman"/>
          <w:b/>
          <w:bCs/>
          <w:sz w:val="28"/>
        </w:rPr>
      </w:pPr>
      <w:r w:rsidRPr="00496E2C">
        <w:rPr>
          <w:rFonts w:ascii="Times New Roman" w:hAnsi="Times New Roman" w:cs="Times New Roman"/>
          <w:b/>
          <w:bCs/>
          <w:sz w:val="28"/>
        </w:rPr>
        <w:t>Introduction:</w:t>
      </w:r>
      <w:r>
        <w:rPr>
          <w:rFonts w:ascii="Times New Roman" w:hAnsi="Times New Roman" w:cs="Times New Roman"/>
          <w:noProof/>
          <w:sz w:val="26"/>
          <w:szCs w:val="26"/>
        </w:rPr>
        <w:t xml:space="preserve"> </w:t>
      </w:r>
      <w:r w:rsidR="001855C7" w:rsidRPr="002055E3">
        <w:rPr>
          <w:rFonts w:ascii="Times New Roman" w:hAnsi="Times New Roman" w:cs="Times New Roman"/>
          <w:noProof/>
          <w:sz w:val="26"/>
          <w:szCs w:val="26"/>
        </w:rPr>
        <w:t>This use case the passenger can be</w:t>
      </w:r>
      <w:r w:rsidR="00FC4D92">
        <w:rPr>
          <w:rFonts w:ascii="Times New Roman" w:hAnsi="Times New Roman" w:cs="Times New Roman"/>
          <w:noProof/>
          <w:sz w:val="26"/>
          <w:szCs w:val="26"/>
        </w:rPr>
        <w:t xml:space="preserve"> able to input their conditions, </w:t>
      </w:r>
      <w:r w:rsidR="001855C7" w:rsidRPr="002055E3">
        <w:rPr>
          <w:rFonts w:ascii="Times New Roman" w:hAnsi="Times New Roman" w:cs="Times New Roman"/>
          <w:noProof/>
          <w:sz w:val="26"/>
          <w:szCs w:val="26"/>
        </w:rPr>
        <w:t>then search for the red taxi which is nearest to the user and match  their condition.</w:t>
      </w:r>
    </w:p>
    <w:p w14:paraId="3A8EC8DB" w14:textId="77777777" w:rsidR="001855C7" w:rsidRPr="00496E2C" w:rsidRDefault="001855C7" w:rsidP="00496E2C">
      <w:pPr>
        <w:ind w:firstLine="720"/>
        <w:rPr>
          <w:rFonts w:ascii="Times New Roman" w:hAnsi="Times New Roman" w:cs="Times New Roman"/>
          <w:b/>
          <w:bCs/>
          <w:noProof/>
          <w:sz w:val="28"/>
        </w:rPr>
      </w:pPr>
      <w:r w:rsidRPr="00496E2C">
        <w:rPr>
          <w:rFonts w:ascii="Times New Roman" w:hAnsi="Times New Roman" w:cs="Times New Roman"/>
          <w:b/>
          <w:bCs/>
          <w:noProof/>
          <w:sz w:val="28"/>
        </w:rPr>
        <w:t xml:space="preserve">Input: </w:t>
      </w:r>
    </w:p>
    <w:tbl>
      <w:tblPr>
        <w:tblStyle w:val="TableGrid"/>
        <w:tblW w:w="0" w:type="auto"/>
        <w:tblLook w:val="04A0" w:firstRow="1" w:lastRow="0" w:firstColumn="1" w:lastColumn="0" w:noHBand="0" w:noVBand="1"/>
      </w:tblPr>
      <w:tblGrid>
        <w:gridCol w:w="3080"/>
        <w:gridCol w:w="3081"/>
        <w:gridCol w:w="3081"/>
      </w:tblGrid>
      <w:tr w:rsidR="001855C7" w14:paraId="2E1F42CE" w14:textId="77777777" w:rsidTr="001855C7">
        <w:tc>
          <w:tcPr>
            <w:tcW w:w="3080" w:type="dxa"/>
          </w:tcPr>
          <w:p w14:paraId="12BC3E0C" w14:textId="77777777" w:rsidR="001855C7" w:rsidRPr="001855C7" w:rsidRDefault="001855C7" w:rsidP="001855C7">
            <w:pPr>
              <w:jc w:val="center"/>
              <w:rPr>
                <w:rFonts w:ascii="Times New Roman" w:hAnsi="Times New Roman" w:cs="Times New Roman"/>
                <w:b/>
                <w:bCs/>
                <w:noProof/>
                <w:sz w:val="28"/>
              </w:rPr>
            </w:pPr>
            <w:r w:rsidRPr="001855C7">
              <w:rPr>
                <w:rFonts w:ascii="Times New Roman" w:hAnsi="Times New Roman" w:cs="Times New Roman"/>
                <w:b/>
                <w:bCs/>
                <w:noProof/>
                <w:sz w:val="28"/>
              </w:rPr>
              <w:t>Input</w:t>
            </w:r>
          </w:p>
        </w:tc>
        <w:tc>
          <w:tcPr>
            <w:tcW w:w="3081" w:type="dxa"/>
          </w:tcPr>
          <w:p w14:paraId="5AA50695" w14:textId="77777777" w:rsidR="001855C7" w:rsidRPr="001855C7" w:rsidRDefault="001855C7" w:rsidP="001855C7">
            <w:pPr>
              <w:jc w:val="center"/>
              <w:rPr>
                <w:rFonts w:ascii="Times New Roman" w:hAnsi="Times New Roman" w:cs="Times New Roman"/>
                <w:b/>
                <w:bCs/>
                <w:noProof/>
                <w:sz w:val="28"/>
              </w:rPr>
            </w:pPr>
            <w:r w:rsidRPr="001855C7">
              <w:rPr>
                <w:rFonts w:ascii="Times New Roman" w:hAnsi="Times New Roman" w:cs="Times New Roman"/>
                <w:b/>
                <w:bCs/>
                <w:noProof/>
                <w:sz w:val="28"/>
              </w:rPr>
              <w:t>Example</w:t>
            </w:r>
          </w:p>
        </w:tc>
        <w:tc>
          <w:tcPr>
            <w:tcW w:w="3081" w:type="dxa"/>
          </w:tcPr>
          <w:p w14:paraId="07FA7320" w14:textId="77777777" w:rsidR="001855C7" w:rsidRPr="001855C7" w:rsidRDefault="001855C7" w:rsidP="001855C7">
            <w:pPr>
              <w:jc w:val="center"/>
              <w:rPr>
                <w:rFonts w:ascii="Times New Roman" w:hAnsi="Times New Roman" w:cs="Times New Roman"/>
                <w:b/>
                <w:bCs/>
                <w:noProof/>
                <w:sz w:val="28"/>
              </w:rPr>
            </w:pPr>
            <w:r w:rsidRPr="001855C7">
              <w:rPr>
                <w:rFonts w:ascii="Times New Roman" w:hAnsi="Times New Roman" w:cs="Times New Roman"/>
                <w:b/>
                <w:bCs/>
                <w:noProof/>
                <w:sz w:val="28"/>
              </w:rPr>
              <w:t>Note</w:t>
            </w:r>
          </w:p>
        </w:tc>
      </w:tr>
      <w:tr w:rsidR="001855C7" w14:paraId="79AC0A12" w14:textId="77777777" w:rsidTr="001855C7">
        <w:tc>
          <w:tcPr>
            <w:tcW w:w="3080" w:type="dxa"/>
          </w:tcPr>
          <w:p w14:paraId="0052AAD0" w14:textId="77777777" w:rsidR="001855C7" w:rsidRPr="001855C7" w:rsidRDefault="001855C7">
            <w:pPr>
              <w:rPr>
                <w:rFonts w:ascii="Times New Roman" w:hAnsi="Times New Roman" w:cs="Times New Roman"/>
                <w:noProof/>
                <w:sz w:val="28"/>
              </w:rPr>
            </w:pPr>
            <w:r w:rsidRPr="001855C7">
              <w:rPr>
                <w:rFonts w:ascii="Times New Roman" w:hAnsi="Times New Roman" w:cs="Times New Roman"/>
                <w:noProof/>
                <w:sz w:val="28"/>
              </w:rPr>
              <w:t>Seat</w:t>
            </w:r>
          </w:p>
        </w:tc>
        <w:tc>
          <w:tcPr>
            <w:tcW w:w="3081" w:type="dxa"/>
          </w:tcPr>
          <w:p w14:paraId="7E6F9618" w14:textId="77777777" w:rsidR="001855C7" w:rsidRPr="001855C7" w:rsidRDefault="001855C7">
            <w:pPr>
              <w:rPr>
                <w:rFonts w:ascii="Times New Roman" w:hAnsi="Times New Roman" w:cs="Times New Roman"/>
                <w:noProof/>
                <w:sz w:val="28"/>
              </w:rPr>
            </w:pPr>
            <w:r w:rsidRPr="001855C7">
              <w:rPr>
                <w:rFonts w:ascii="Times New Roman" w:hAnsi="Times New Roman" w:cs="Times New Roman"/>
                <w:noProof/>
                <w:sz w:val="28"/>
              </w:rPr>
              <w:t>1</w:t>
            </w:r>
          </w:p>
        </w:tc>
        <w:tc>
          <w:tcPr>
            <w:tcW w:w="3081" w:type="dxa"/>
          </w:tcPr>
          <w:p w14:paraId="19DE2131" w14:textId="77777777" w:rsidR="001855C7" w:rsidRPr="001855C7" w:rsidRDefault="001855C7">
            <w:pPr>
              <w:rPr>
                <w:rFonts w:ascii="Times New Roman" w:hAnsi="Times New Roman" w:cs="Times New Roman"/>
                <w:noProof/>
                <w:sz w:val="28"/>
              </w:rPr>
            </w:pPr>
            <w:r w:rsidRPr="001855C7">
              <w:rPr>
                <w:rFonts w:ascii="Times New Roman" w:hAnsi="Times New Roman" w:cs="Times New Roman"/>
                <w:noProof/>
                <w:sz w:val="28"/>
              </w:rPr>
              <w:t>List of integers1-11</w:t>
            </w:r>
          </w:p>
        </w:tc>
      </w:tr>
      <w:tr w:rsidR="001855C7" w14:paraId="7D1CA64C" w14:textId="77777777" w:rsidTr="001855C7">
        <w:tc>
          <w:tcPr>
            <w:tcW w:w="3080" w:type="dxa"/>
          </w:tcPr>
          <w:p w14:paraId="580B5A5C" w14:textId="77777777" w:rsidR="001855C7" w:rsidRPr="001855C7" w:rsidRDefault="001855C7">
            <w:pPr>
              <w:rPr>
                <w:rFonts w:ascii="Times New Roman" w:hAnsi="Times New Roman" w:cs="Times New Roman"/>
                <w:noProof/>
                <w:sz w:val="28"/>
              </w:rPr>
            </w:pPr>
            <w:r w:rsidRPr="001855C7">
              <w:rPr>
                <w:rFonts w:ascii="Times New Roman" w:hAnsi="Times New Roman" w:cs="Times New Roman"/>
                <w:noProof/>
                <w:sz w:val="28"/>
              </w:rPr>
              <w:t>Destination</w:t>
            </w:r>
          </w:p>
        </w:tc>
        <w:tc>
          <w:tcPr>
            <w:tcW w:w="3081" w:type="dxa"/>
          </w:tcPr>
          <w:p w14:paraId="46966525" w14:textId="77777777" w:rsidR="001855C7" w:rsidRPr="001855C7" w:rsidRDefault="001855C7">
            <w:pPr>
              <w:rPr>
                <w:rFonts w:ascii="Times New Roman" w:hAnsi="Times New Roman" w:cs="Times New Roman"/>
                <w:noProof/>
                <w:sz w:val="28"/>
              </w:rPr>
            </w:pPr>
            <w:r w:rsidRPr="001855C7">
              <w:rPr>
                <w:rFonts w:ascii="Times New Roman" w:hAnsi="Times New Roman" w:cs="Times New Roman"/>
                <w:noProof/>
                <w:sz w:val="28"/>
              </w:rPr>
              <w:t>Doisuthep</w:t>
            </w:r>
          </w:p>
        </w:tc>
        <w:tc>
          <w:tcPr>
            <w:tcW w:w="3081" w:type="dxa"/>
          </w:tcPr>
          <w:p w14:paraId="12B32199" w14:textId="77777777" w:rsidR="001855C7" w:rsidRPr="001855C7" w:rsidRDefault="001855C7">
            <w:pPr>
              <w:rPr>
                <w:rFonts w:ascii="Times New Roman" w:hAnsi="Times New Roman" w:cs="Times New Roman"/>
                <w:noProof/>
                <w:sz w:val="28"/>
              </w:rPr>
            </w:pPr>
            <w:r w:rsidRPr="001855C7">
              <w:rPr>
                <w:rFonts w:ascii="Times New Roman" w:hAnsi="Times New Roman" w:cs="Times New Roman"/>
                <w:noProof/>
                <w:sz w:val="28"/>
              </w:rPr>
              <w:t>Select form the destinationslist,which are provided in English.(only alphabet)</w:t>
            </w:r>
          </w:p>
        </w:tc>
      </w:tr>
      <w:tr w:rsidR="001855C7" w14:paraId="52C5EC88" w14:textId="77777777" w:rsidTr="001855C7">
        <w:tc>
          <w:tcPr>
            <w:tcW w:w="3080" w:type="dxa"/>
          </w:tcPr>
          <w:p w14:paraId="4F24A8E5" w14:textId="77777777" w:rsidR="001855C7" w:rsidRPr="001855C7" w:rsidRDefault="001855C7">
            <w:pPr>
              <w:rPr>
                <w:rFonts w:ascii="Times New Roman" w:hAnsi="Times New Roman" w:cs="Times New Roman"/>
                <w:noProof/>
                <w:sz w:val="28"/>
              </w:rPr>
            </w:pPr>
            <w:r>
              <w:rPr>
                <w:rFonts w:ascii="Times New Roman" w:hAnsi="Times New Roman" w:cs="Times New Roman"/>
                <w:noProof/>
                <w:sz w:val="28"/>
              </w:rPr>
              <w:t xml:space="preserve">Scope </w:t>
            </w:r>
          </w:p>
        </w:tc>
        <w:tc>
          <w:tcPr>
            <w:tcW w:w="3081" w:type="dxa"/>
          </w:tcPr>
          <w:p w14:paraId="4C7039A0" w14:textId="77777777" w:rsidR="001855C7" w:rsidRPr="001855C7" w:rsidRDefault="001855C7">
            <w:pPr>
              <w:rPr>
                <w:rFonts w:ascii="Times New Roman" w:hAnsi="Times New Roman" w:cs="Times New Roman"/>
                <w:noProof/>
                <w:sz w:val="28"/>
              </w:rPr>
            </w:pPr>
            <w:r>
              <w:rPr>
                <w:rFonts w:ascii="Times New Roman" w:hAnsi="Times New Roman" w:cs="Times New Roman"/>
                <w:noProof/>
                <w:sz w:val="28"/>
              </w:rPr>
              <w:t>1</w:t>
            </w:r>
          </w:p>
        </w:tc>
        <w:tc>
          <w:tcPr>
            <w:tcW w:w="3081" w:type="dxa"/>
          </w:tcPr>
          <w:p w14:paraId="085F8033" w14:textId="77777777" w:rsidR="001855C7" w:rsidRPr="001855C7" w:rsidRDefault="001855C7" w:rsidP="001855C7">
            <w:pPr>
              <w:rPr>
                <w:rFonts w:ascii="Times New Roman" w:hAnsi="Times New Roman" w:cs="Times New Roman"/>
                <w:noProof/>
                <w:sz w:val="28"/>
              </w:rPr>
            </w:pPr>
            <w:r>
              <w:rPr>
                <w:rFonts w:ascii="Times New Roman" w:hAnsi="Times New Roman" w:cs="Times New Roman"/>
                <w:noProof/>
                <w:sz w:val="28"/>
              </w:rPr>
              <w:t>List of intergers 1-10 (Default is 1).</w:t>
            </w:r>
          </w:p>
        </w:tc>
      </w:tr>
    </w:tbl>
    <w:p w14:paraId="0E100C9A" w14:textId="77777777" w:rsidR="001855C7" w:rsidRDefault="001855C7">
      <w:pPr>
        <w:rPr>
          <w:rFonts w:ascii="Times New Roman" w:hAnsi="Times New Roman" w:cs="Times New Roman"/>
          <w:i/>
          <w:iCs/>
          <w:noProof/>
          <w:sz w:val="28"/>
        </w:rPr>
      </w:pPr>
    </w:p>
    <w:p w14:paraId="18C038B4" w14:textId="77777777" w:rsidR="001855C7" w:rsidRDefault="001855C7" w:rsidP="00496E2C">
      <w:pPr>
        <w:ind w:firstLine="720"/>
        <w:rPr>
          <w:rFonts w:ascii="Times New Roman" w:hAnsi="Times New Roman" w:cs="Times New Roman"/>
          <w:b/>
          <w:bCs/>
          <w:noProof/>
          <w:sz w:val="28"/>
        </w:rPr>
      </w:pPr>
      <w:r w:rsidRPr="001855C7">
        <w:rPr>
          <w:rFonts w:ascii="Times New Roman" w:hAnsi="Times New Roman" w:cs="Times New Roman"/>
          <w:b/>
          <w:bCs/>
          <w:noProof/>
          <w:sz w:val="28"/>
        </w:rPr>
        <w:t>Action:</w:t>
      </w:r>
    </w:p>
    <w:p w14:paraId="214C132E" w14:textId="77777777" w:rsidR="001855C7" w:rsidRDefault="001855C7">
      <w:pPr>
        <w:rPr>
          <w:rFonts w:ascii="Times New Roman" w:hAnsi="Times New Roman" w:cs="Times New Roman"/>
          <w:b/>
          <w:bCs/>
          <w:noProof/>
          <w:sz w:val="28"/>
        </w:rPr>
      </w:pPr>
    </w:p>
    <w:p w14:paraId="7E88919E" w14:textId="77777777" w:rsidR="001855C7" w:rsidRDefault="001855C7">
      <w:pPr>
        <w:rPr>
          <w:rFonts w:ascii="Times New Roman" w:hAnsi="Times New Roman" w:cs="Times New Roman"/>
          <w:b/>
          <w:bCs/>
          <w:noProof/>
          <w:sz w:val="28"/>
        </w:rPr>
      </w:pPr>
    </w:p>
    <w:p w14:paraId="5847464B" w14:textId="77777777" w:rsidR="001855C7" w:rsidRDefault="001855C7">
      <w:pPr>
        <w:rPr>
          <w:rFonts w:ascii="Times New Roman" w:hAnsi="Times New Roman" w:cs="Times New Roman"/>
          <w:b/>
          <w:bCs/>
          <w:noProof/>
          <w:sz w:val="28"/>
        </w:rPr>
      </w:pPr>
    </w:p>
    <w:p w14:paraId="41609AAA" w14:textId="77777777" w:rsidR="001855C7" w:rsidRDefault="001855C7">
      <w:pPr>
        <w:rPr>
          <w:rFonts w:ascii="Times New Roman" w:hAnsi="Times New Roman" w:cs="Times New Roman"/>
          <w:b/>
          <w:bCs/>
          <w:noProof/>
          <w:sz w:val="28"/>
        </w:rPr>
      </w:pPr>
    </w:p>
    <w:p w14:paraId="321A496B" w14:textId="77777777" w:rsidR="001855C7" w:rsidRDefault="001855C7">
      <w:pPr>
        <w:rPr>
          <w:rFonts w:ascii="Times New Roman" w:hAnsi="Times New Roman" w:cs="Times New Roman"/>
          <w:b/>
          <w:bCs/>
          <w:noProof/>
          <w:sz w:val="28"/>
        </w:rPr>
      </w:pPr>
    </w:p>
    <w:p w14:paraId="357F69A9" w14:textId="77777777" w:rsidR="001855C7" w:rsidRDefault="001855C7">
      <w:pPr>
        <w:rPr>
          <w:rFonts w:ascii="Times New Roman" w:hAnsi="Times New Roman" w:cs="Times New Roman"/>
          <w:b/>
          <w:bCs/>
          <w:noProof/>
          <w:sz w:val="28"/>
        </w:rPr>
      </w:pPr>
    </w:p>
    <w:p w14:paraId="74053F6C" w14:textId="77777777" w:rsidR="001855C7" w:rsidRDefault="001855C7">
      <w:pPr>
        <w:rPr>
          <w:rFonts w:ascii="Times New Roman" w:hAnsi="Times New Roman" w:cs="Times New Roman"/>
          <w:b/>
          <w:bCs/>
          <w:noProof/>
          <w:sz w:val="28"/>
        </w:rPr>
      </w:pPr>
    </w:p>
    <w:p w14:paraId="085F19EF" w14:textId="77777777" w:rsidR="001855C7" w:rsidRDefault="001855C7">
      <w:pPr>
        <w:rPr>
          <w:rFonts w:ascii="Times New Roman" w:hAnsi="Times New Roman" w:cs="Times New Roman"/>
          <w:b/>
          <w:bCs/>
          <w:noProof/>
          <w:sz w:val="28"/>
        </w:rPr>
      </w:pPr>
    </w:p>
    <w:p w14:paraId="43729780" w14:textId="77777777" w:rsidR="001855C7" w:rsidRDefault="001855C7">
      <w:pPr>
        <w:rPr>
          <w:rFonts w:ascii="Times New Roman" w:hAnsi="Times New Roman" w:cs="Times New Roman"/>
          <w:b/>
          <w:bCs/>
          <w:noProof/>
          <w:sz w:val="28"/>
        </w:rPr>
      </w:pPr>
    </w:p>
    <w:p w14:paraId="1E2AF3C0" w14:textId="77777777" w:rsidR="001855C7" w:rsidRDefault="001855C7">
      <w:pPr>
        <w:rPr>
          <w:rFonts w:ascii="Times New Roman" w:hAnsi="Times New Roman" w:cs="Times New Roman"/>
          <w:b/>
          <w:bCs/>
          <w:noProof/>
          <w:sz w:val="28"/>
        </w:rPr>
      </w:pPr>
    </w:p>
    <w:p w14:paraId="70D5D5F4" w14:textId="77777777" w:rsidR="001855C7" w:rsidRDefault="001855C7">
      <w:pPr>
        <w:rPr>
          <w:rFonts w:ascii="Times New Roman" w:hAnsi="Times New Roman" w:cs="Times New Roman"/>
          <w:b/>
          <w:bCs/>
          <w:noProof/>
          <w:sz w:val="28"/>
        </w:rPr>
      </w:pPr>
    </w:p>
    <w:p w14:paraId="567DDD3D" w14:textId="77777777" w:rsidR="001855C7" w:rsidRDefault="001855C7">
      <w:pPr>
        <w:rPr>
          <w:rFonts w:ascii="Times New Roman" w:hAnsi="Times New Roman" w:cs="Times New Roman"/>
          <w:b/>
          <w:bCs/>
          <w:noProof/>
          <w:sz w:val="28"/>
        </w:rPr>
      </w:pPr>
      <w:r>
        <w:rPr>
          <w:rFonts w:ascii="Times New Roman" w:hAnsi="Times New Roman" w:cs="Times New Roman"/>
          <w:b/>
          <w:bCs/>
          <w:noProof/>
          <w:sz w:val="28"/>
        </w:rPr>
        <w:br w:type="page"/>
      </w:r>
    </w:p>
    <w:p w14:paraId="359D40B5" w14:textId="77777777" w:rsidR="001855C7" w:rsidRDefault="001855C7" w:rsidP="00496E2C">
      <w:pPr>
        <w:ind w:left="720"/>
        <w:rPr>
          <w:rFonts w:ascii="Times New Roman" w:hAnsi="Times New Roman" w:cs="Times New Roman"/>
          <w:b/>
          <w:bCs/>
          <w:noProof/>
          <w:sz w:val="28"/>
        </w:rPr>
      </w:pPr>
      <w:r w:rsidRPr="001855C7">
        <w:rPr>
          <w:rFonts w:ascii="Times New Roman" w:hAnsi="Times New Roman" w:cs="Times New Roman"/>
          <w:b/>
          <w:bCs/>
          <w:noProof/>
          <w:sz w:val="28"/>
        </w:rPr>
        <w:lastRenderedPageBreak/>
        <w:t>Output:</w:t>
      </w:r>
      <w:r>
        <w:rPr>
          <w:rFonts w:ascii="Times New Roman" w:hAnsi="Times New Roman" w:cs="Times New Roman"/>
          <w:b/>
          <w:bCs/>
          <w:noProof/>
          <w:sz w:val="28"/>
        </w:rPr>
        <w:t xml:space="preserve"> If success</w:t>
      </w:r>
      <w:r w:rsidR="00BA1697">
        <w:rPr>
          <w:rFonts w:ascii="Times New Roman" w:hAnsi="Times New Roman" w:cs="Times New Roman"/>
          <w:b/>
          <w:bCs/>
          <w:noProof/>
          <w:sz w:val="28"/>
        </w:rPr>
        <w:t>ful</w:t>
      </w:r>
      <w:r>
        <w:rPr>
          <w:rFonts w:ascii="Times New Roman" w:hAnsi="Times New Roman" w:cs="Times New Roman"/>
          <w:b/>
          <w:bCs/>
          <w:noProof/>
          <w:sz w:val="28"/>
        </w:rPr>
        <w:t xml:space="preserve">, </w:t>
      </w:r>
      <w:r w:rsidRPr="00CD4537">
        <w:rPr>
          <w:rFonts w:ascii="Times New Roman" w:hAnsi="Times New Roman" w:cs="Times New Roman"/>
          <w:noProof/>
          <w:sz w:val="28"/>
        </w:rPr>
        <w:t>the system will provide the result page of the red taxi that match</w:t>
      </w:r>
      <w:r w:rsidR="00D640D7">
        <w:rPr>
          <w:rFonts w:ascii="Times New Roman" w:hAnsi="Times New Roman" w:cs="Times New Roman"/>
          <w:noProof/>
          <w:sz w:val="28"/>
        </w:rPr>
        <w:t xml:space="preserve"> their conditions up to 10 taxi</w:t>
      </w:r>
      <w:r w:rsidRPr="00CD4537">
        <w:rPr>
          <w:rFonts w:ascii="Times New Roman" w:hAnsi="Times New Roman" w:cs="Times New Roman"/>
          <w:noProof/>
          <w:sz w:val="28"/>
        </w:rPr>
        <w:t>s.</w:t>
      </w:r>
    </w:p>
    <w:p w14:paraId="6CC82788" w14:textId="77777777" w:rsidR="00BA1697" w:rsidRDefault="001855C7" w:rsidP="00496E2C">
      <w:pPr>
        <w:ind w:firstLine="720"/>
        <w:rPr>
          <w:rFonts w:ascii="Times New Roman" w:hAnsi="Times New Roman" w:cs="Times New Roman"/>
          <w:b/>
          <w:bCs/>
          <w:noProof/>
          <w:sz w:val="28"/>
        </w:rPr>
      </w:pPr>
      <w:r w:rsidRPr="001855C7">
        <w:rPr>
          <w:rFonts w:ascii="Times New Roman" w:hAnsi="Times New Roman" w:cs="Times New Roman"/>
          <w:b/>
          <w:bCs/>
          <w:noProof/>
          <w:sz w:val="28"/>
        </w:rPr>
        <w:t>System Requirement Specification</w:t>
      </w:r>
    </w:p>
    <w:p w14:paraId="55A18D0F" w14:textId="77777777" w:rsidR="0084605C" w:rsidRPr="0084605C" w:rsidRDefault="0084605C" w:rsidP="0084605C">
      <w:pPr>
        <w:rPr>
          <w:rFonts w:ascii="Times New Roman" w:hAnsi="Times New Roman" w:cs="Times New Roman"/>
          <w:b/>
          <w:bCs/>
          <w:noProof/>
          <w:sz w:val="28"/>
        </w:rPr>
      </w:pPr>
      <w:commentRangeStart w:id="66"/>
      <w:r w:rsidRPr="0084605C">
        <w:rPr>
          <w:rFonts w:ascii="Times New Roman" w:hAnsi="Times New Roman" w:cs="Times New Roman"/>
          <w:b/>
          <w:bCs/>
          <w:noProof/>
          <w:sz w:val="28"/>
        </w:rPr>
        <w:t xml:space="preserve">SRS-01 </w:t>
      </w:r>
      <w:r w:rsidRPr="0084605C">
        <w:rPr>
          <w:rFonts w:ascii="Times New Roman" w:hAnsi="Times New Roman" w:cs="Times New Roman"/>
          <w:noProof/>
          <w:sz w:val="28"/>
        </w:rPr>
        <w:t>System provides the interface to the passenger to input the conditions and to  search for a red taxi.</w:t>
      </w:r>
    </w:p>
    <w:p w14:paraId="31AD4DA5" w14:textId="77777777" w:rsidR="0084605C" w:rsidRPr="0084605C" w:rsidRDefault="0084605C" w:rsidP="0084605C">
      <w:pPr>
        <w:rPr>
          <w:rFonts w:ascii="Times New Roman" w:hAnsi="Times New Roman" w:cs="Times New Roman"/>
          <w:b/>
          <w:bCs/>
          <w:noProof/>
          <w:sz w:val="28"/>
        </w:rPr>
      </w:pPr>
      <w:r w:rsidRPr="0084605C">
        <w:rPr>
          <w:rFonts w:ascii="Times New Roman" w:hAnsi="Times New Roman" w:cs="Times New Roman"/>
          <w:b/>
          <w:bCs/>
          <w:noProof/>
          <w:sz w:val="28"/>
        </w:rPr>
        <w:t xml:space="preserve">SRS-02 </w:t>
      </w:r>
      <w:r w:rsidRPr="0084605C">
        <w:rPr>
          <w:rFonts w:ascii="Times New Roman" w:hAnsi="Times New Roman" w:cs="Times New Roman"/>
          <w:noProof/>
          <w:sz w:val="28"/>
        </w:rPr>
        <w:t>System checks if passenger inputs all conditions. If not completed, system provides an error message, “Please input all conditions”.</w:t>
      </w:r>
    </w:p>
    <w:p w14:paraId="60887A92" w14:textId="77777777" w:rsidR="0084605C" w:rsidRPr="0084605C" w:rsidRDefault="0084605C" w:rsidP="0084605C">
      <w:pPr>
        <w:rPr>
          <w:rFonts w:ascii="Times New Roman" w:hAnsi="Times New Roman" w:cs="Times New Roman"/>
          <w:b/>
          <w:bCs/>
          <w:noProof/>
          <w:sz w:val="28"/>
        </w:rPr>
      </w:pPr>
      <w:r w:rsidRPr="0084605C">
        <w:rPr>
          <w:rFonts w:ascii="Times New Roman" w:hAnsi="Times New Roman" w:cs="Times New Roman"/>
          <w:b/>
          <w:bCs/>
          <w:noProof/>
          <w:sz w:val="28"/>
        </w:rPr>
        <w:t xml:space="preserve">SRS-03 </w:t>
      </w:r>
      <w:r w:rsidRPr="0084605C">
        <w:rPr>
          <w:rFonts w:ascii="Times New Roman" w:hAnsi="Times New Roman" w:cs="Times New Roman"/>
          <w:noProof/>
          <w:sz w:val="28"/>
        </w:rPr>
        <w:t>System processes the search conditions – (eg: number of seats and destination headed to) together with the taxi driving information which is stored in the database.</w:t>
      </w:r>
    </w:p>
    <w:p w14:paraId="6ED325C0" w14:textId="77777777" w:rsidR="0084605C" w:rsidRPr="0084605C" w:rsidRDefault="0084605C" w:rsidP="0084605C">
      <w:pPr>
        <w:rPr>
          <w:rFonts w:ascii="Times New Roman" w:hAnsi="Times New Roman" w:cs="Times New Roman"/>
          <w:b/>
          <w:bCs/>
          <w:noProof/>
          <w:sz w:val="28"/>
        </w:rPr>
      </w:pPr>
      <w:r w:rsidRPr="0084605C">
        <w:rPr>
          <w:rFonts w:ascii="Times New Roman" w:hAnsi="Times New Roman" w:cs="Times New Roman"/>
          <w:b/>
          <w:bCs/>
          <w:noProof/>
          <w:sz w:val="28"/>
        </w:rPr>
        <w:t xml:space="preserve">SRS-04 </w:t>
      </w:r>
      <w:r w:rsidRPr="0084605C">
        <w:rPr>
          <w:rFonts w:ascii="Times New Roman" w:hAnsi="Times New Roman" w:cs="Times New Roman"/>
          <w:noProof/>
          <w:sz w:val="28"/>
        </w:rPr>
        <w:t>System provides the results from the search that matches the conditions that display a list of up to 10 search results.</w:t>
      </w:r>
      <w:commentRangeEnd w:id="66"/>
      <w:r w:rsidR="003839B2">
        <w:rPr>
          <w:rStyle w:val="CommentReference"/>
        </w:rPr>
        <w:commentReference w:id="66"/>
      </w:r>
    </w:p>
    <w:p w14:paraId="355C3A7A" w14:textId="77777777" w:rsidR="002055E3" w:rsidRPr="00BA1697" w:rsidRDefault="008027BE">
      <w:pPr>
        <w:rPr>
          <w:rFonts w:ascii="Times New Roman" w:hAnsi="Times New Roman" w:cs="Times New Roman"/>
          <w:b/>
          <w:bCs/>
          <w:noProof/>
          <w:sz w:val="28"/>
        </w:rPr>
      </w:pPr>
      <w:r w:rsidRPr="001855C7">
        <w:rPr>
          <w:rFonts w:ascii="Times New Roman" w:hAnsi="Times New Roman" w:cs="Times New Roman"/>
          <w:b/>
          <w:bCs/>
          <w:noProof/>
          <w:sz w:val="28"/>
        </w:rPr>
        <w:br w:type="page"/>
      </w:r>
    </w:p>
    <w:p w14:paraId="2E3C1A63" w14:textId="77777777" w:rsidR="002055E3" w:rsidRDefault="00BA1697" w:rsidP="002055E3">
      <w:pPr>
        <w:rPr>
          <w:rFonts w:ascii="Times New Roman" w:hAnsi="Times New Roman" w:cs="Times New Roman"/>
          <w:noProof/>
          <w:sz w:val="32"/>
          <w:szCs w:val="32"/>
        </w:rPr>
      </w:pPr>
      <w:r>
        <w:rPr>
          <w:rFonts w:ascii="Times New Roman" w:hAnsi="Times New Roman" w:cs="Times New Roman"/>
          <w:noProof/>
          <w:sz w:val="32"/>
          <w:szCs w:val="32"/>
        </w:rPr>
        <w:lastRenderedPageBreak/>
        <w:t>4.2</w:t>
      </w:r>
      <w:r w:rsidR="002055E3">
        <w:rPr>
          <w:rFonts w:ascii="Times New Roman" w:hAnsi="Times New Roman" w:cs="Times New Roman"/>
          <w:noProof/>
          <w:sz w:val="32"/>
          <w:szCs w:val="32"/>
        </w:rPr>
        <w:t xml:space="preserve"> Send request for taxi Use Case (</w:t>
      </w:r>
      <w:r>
        <w:rPr>
          <w:rFonts w:ascii="Times New Roman" w:hAnsi="Times New Roman" w:cs="Times New Roman"/>
          <w:noProof/>
          <w:sz w:val="32"/>
          <w:szCs w:val="32"/>
        </w:rPr>
        <w:t>UC-02</w:t>
      </w:r>
      <w:r w:rsidR="002055E3">
        <w:rPr>
          <w:rFonts w:ascii="Times New Roman" w:hAnsi="Times New Roman" w:cs="Times New Roman"/>
          <w:noProof/>
          <w:sz w:val="32"/>
          <w:szCs w:val="32"/>
        </w:rPr>
        <w:t>)</w:t>
      </w:r>
    </w:p>
    <w:p w14:paraId="52CD070E" w14:textId="77777777" w:rsidR="002055E3" w:rsidRDefault="002055E3" w:rsidP="00B430CB">
      <w:pPr>
        <w:spacing w:after="100" w:afterAutospacing="1"/>
        <w:jc w:val="center"/>
        <w:rPr>
          <w:rFonts w:ascii="Times New Roman" w:hAnsi="Times New Roman" w:cs="Times New Roman"/>
          <w:i/>
          <w:iCs/>
          <w:noProof/>
          <w:sz w:val="28"/>
        </w:rPr>
      </w:pPr>
    </w:p>
    <w:p w14:paraId="1E947BAE" w14:textId="77777777" w:rsidR="00B762C3" w:rsidRDefault="00386D11" w:rsidP="00B430CB">
      <w:pPr>
        <w:spacing w:after="100" w:afterAutospacing="1"/>
        <w:jc w:val="center"/>
        <w:rPr>
          <w:rFonts w:ascii="Times New Roman" w:hAnsi="Times New Roman" w:cs="Times New Roman"/>
          <w:i/>
          <w:iCs/>
          <w:noProof/>
          <w:sz w:val="28"/>
        </w:rPr>
      </w:pPr>
      <w:r w:rsidRPr="00386D11">
        <w:rPr>
          <w:rFonts w:ascii="Times New Roman" w:hAnsi="Times New Roman" w:cs="Times New Roman"/>
          <w:i/>
          <w:iCs/>
          <w:noProof/>
          <w:sz w:val="28"/>
          <w:lang w:eastAsia="ko-KR"/>
        </w:rPr>
        <w:drawing>
          <wp:inline distT="0" distB="0" distL="0" distR="0" wp14:anchorId="5340AA0E" wp14:editId="72C8CB40">
            <wp:extent cx="4349750" cy="2322286"/>
            <wp:effectExtent l="19050" t="0" r="0" b="0"/>
            <wp:docPr id="19" name="Picture 13"/>
            <wp:cNvGraphicFramePr/>
            <a:graphic xmlns:a="http://schemas.openxmlformats.org/drawingml/2006/main">
              <a:graphicData uri="http://schemas.openxmlformats.org/drawingml/2006/picture">
                <pic:pic xmlns:pic="http://schemas.openxmlformats.org/drawingml/2006/picture">
                  <pic:nvPicPr>
                    <pic:cNvPr id="1040" name="Picture 16"/>
                    <pic:cNvPicPr>
                      <a:picLocks noChangeAspect="1" noChangeArrowheads="1"/>
                    </pic:cNvPicPr>
                  </pic:nvPicPr>
                  <pic:blipFill>
                    <a:blip r:embed="rId11"/>
                    <a:srcRect l="35688" t="22461" r="15995" b="26757"/>
                    <a:stretch>
                      <a:fillRect/>
                    </a:stretch>
                  </pic:blipFill>
                  <pic:spPr bwMode="auto">
                    <a:xfrm>
                      <a:off x="0" y="0"/>
                      <a:ext cx="4349413" cy="2322106"/>
                    </a:xfrm>
                    <a:prstGeom prst="rect">
                      <a:avLst/>
                    </a:prstGeom>
                    <a:noFill/>
                    <a:ln w="9525">
                      <a:noFill/>
                      <a:miter lim="800000"/>
                      <a:headEnd/>
                      <a:tailEnd/>
                    </a:ln>
                    <a:effectLst/>
                  </pic:spPr>
                </pic:pic>
              </a:graphicData>
            </a:graphic>
          </wp:inline>
        </w:drawing>
      </w:r>
      <w:r w:rsidRPr="00386D11">
        <w:rPr>
          <w:rFonts w:ascii="Times New Roman" w:hAnsi="Times New Roman" w:cs="Times New Roman"/>
          <w:i/>
          <w:iCs/>
          <w:noProof/>
          <w:sz w:val="28"/>
        </w:rPr>
        <w:t xml:space="preserve"> </w:t>
      </w:r>
    </w:p>
    <w:p w14:paraId="415982A6" w14:textId="77777777" w:rsidR="002055E3" w:rsidRPr="002055E3" w:rsidRDefault="00FC4D92" w:rsidP="002055E3">
      <w:pPr>
        <w:spacing w:after="240"/>
        <w:jc w:val="center"/>
        <w:rPr>
          <w:rFonts w:ascii="Times New Roman" w:hAnsi="Times New Roman" w:cs="Times New Roman"/>
          <w:i/>
          <w:iCs/>
          <w:sz w:val="28"/>
        </w:rPr>
      </w:pPr>
      <w:r>
        <w:rPr>
          <w:rFonts w:ascii="Times New Roman" w:hAnsi="Times New Roman" w:cs="Times New Roman"/>
          <w:i/>
          <w:iCs/>
          <w:noProof/>
          <w:sz w:val="28"/>
        </w:rPr>
        <w:t>Figure 5</w:t>
      </w:r>
      <w:r w:rsidR="002055E3" w:rsidRPr="00D70153">
        <w:rPr>
          <w:rFonts w:ascii="Times New Roman" w:hAnsi="Times New Roman" w:cs="Times New Roman"/>
          <w:i/>
          <w:iCs/>
          <w:noProof/>
          <w:sz w:val="28"/>
        </w:rPr>
        <w:t xml:space="preserve">: </w:t>
      </w:r>
      <w:r w:rsidR="002055E3" w:rsidRPr="002055E3">
        <w:rPr>
          <w:rFonts w:ascii="Times New Roman" w:hAnsi="Times New Roman" w:cs="Times New Roman"/>
          <w:i/>
          <w:iCs/>
          <w:sz w:val="28"/>
        </w:rPr>
        <w:t>Passengers can send a request to a driver.</w:t>
      </w:r>
      <w:r w:rsidR="002055E3">
        <w:rPr>
          <w:rFonts w:ascii="Times New Roman" w:hAnsi="Times New Roman" w:cs="Times New Roman"/>
          <w:i/>
          <w:iCs/>
          <w:noProof/>
          <w:sz w:val="28"/>
        </w:rPr>
        <w:t xml:space="preserve"> (UC-02</w:t>
      </w:r>
      <w:r w:rsidR="002055E3" w:rsidRPr="00B430CB">
        <w:rPr>
          <w:rFonts w:ascii="Times New Roman" w:hAnsi="Times New Roman" w:cs="Times New Roman"/>
          <w:i/>
          <w:iCs/>
          <w:noProof/>
          <w:sz w:val="28"/>
        </w:rPr>
        <w:t>)</w:t>
      </w:r>
    </w:p>
    <w:tbl>
      <w:tblPr>
        <w:tblStyle w:val="TableGrid"/>
        <w:tblW w:w="0" w:type="auto"/>
        <w:tblLook w:val="04A0" w:firstRow="1" w:lastRow="0" w:firstColumn="1" w:lastColumn="0" w:noHBand="0" w:noVBand="1"/>
      </w:tblPr>
      <w:tblGrid>
        <w:gridCol w:w="3652"/>
        <w:gridCol w:w="5590"/>
      </w:tblGrid>
      <w:tr w:rsidR="002055E3" w14:paraId="7B803B1D" w14:textId="77777777" w:rsidTr="006125D2">
        <w:tc>
          <w:tcPr>
            <w:tcW w:w="3652" w:type="dxa"/>
          </w:tcPr>
          <w:p w14:paraId="21F5FC3D" w14:textId="77777777" w:rsidR="002055E3" w:rsidRPr="002055E3" w:rsidRDefault="002055E3" w:rsidP="00CD4537">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74DA7325" w14:textId="77777777" w:rsidR="002055E3" w:rsidRPr="002055E3" w:rsidRDefault="00BE7622" w:rsidP="00CD4537">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UC-02</w:t>
            </w:r>
          </w:p>
        </w:tc>
      </w:tr>
      <w:tr w:rsidR="002055E3" w14:paraId="3CEDAAEB" w14:textId="77777777" w:rsidTr="006125D2">
        <w:tc>
          <w:tcPr>
            <w:tcW w:w="3652" w:type="dxa"/>
          </w:tcPr>
          <w:p w14:paraId="0168BE4D"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2A593FB4" w14:textId="77777777" w:rsidR="002055E3" w:rsidRPr="002055E3" w:rsidRDefault="00415141" w:rsidP="00CD4537">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w:t>
            </w:r>
            <w:r w:rsidR="00B16BCF">
              <w:rPr>
                <w:rFonts w:ascii="Times New Roman" w:hAnsi="Times New Roman" w:cs="Times New Roman"/>
                <w:noProof/>
                <w:sz w:val="26"/>
                <w:szCs w:val="26"/>
              </w:rPr>
              <w:t>s</w:t>
            </w:r>
            <w:r w:rsidR="002055E3" w:rsidRPr="002055E3">
              <w:rPr>
                <w:rFonts w:ascii="Times New Roman" w:hAnsi="Times New Roman" w:cs="Times New Roman"/>
                <w:noProof/>
                <w:sz w:val="26"/>
                <w:szCs w:val="26"/>
              </w:rPr>
              <w:t xml:space="preserve"> can send a request to a driver</w:t>
            </w:r>
            <w:r w:rsidR="002055E3">
              <w:rPr>
                <w:rFonts w:ascii="Times New Roman" w:hAnsi="Times New Roman" w:cs="Times New Roman"/>
                <w:noProof/>
                <w:sz w:val="26"/>
                <w:szCs w:val="26"/>
              </w:rPr>
              <w:t>.</w:t>
            </w:r>
          </w:p>
        </w:tc>
      </w:tr>
      <w:tr w:rsidR="002055E3" w14:paraId="61078249" w14:textId="77777777" w:rsidTr="006125D2">
        <w:tc>
          <w:tcPr>
            <w:tcW w:w="3652" w:type="dxa"/>
          </w:tcPr>
          <w:p w14:paraId="04C2C624"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3F37F6E5"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Passenger</w:t>
            </w:r>
          </w:p>
        </w:tc>
      </w:tr>
      <w:tr w:rsidR="002055E3" w14:paraId="4724F695" w14:textId="77777777" w:rsidTr="006125D2">
        <w:tc>
          <w:tcPr>
            <w:tcW w:w="3652" w:type="dxa"/>
          </w:tcPr>
          <w:p w14:paraId="781E1537"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Stakeholders and Interests:</w:t>
            </w:r>
          </w:p>
        </w:tc>
        <w:tc>
          <w:tcPr>
            <w:tcW w:w="5590" w:type="dxa"/>
          </w:tcPr>
          <w:p w14:paraId="3520D1FF" w14:textId="77777777" w:rsidR="002055E3" w:rsidRPr="002055E3" w:rsidRDefault="002055E3" w:rsidP="00CD4537">
            <w:pPr>
              <w:spacing w:after="100" w:afterAutospacing="1"/>
              <w:rPr>
                <w:rFonts w:ascii="Times New Roman" w:hAnsi="Times New Roman" w:cs="Times New Roman"/>
                <w:noProof/>
                <w:sz w:val="26"/>
                <w:szCs w:val="26"/>
              </w:rPr>
            </w:pPr>
          </w:p>
        </w:tc>
      </w:tr>
      <w:tr w:rsidR="002055E3" w14:paraId="140EAC68" w14:textId="77777777" w:rsidTr="006125D2">
        <w:tc>
          <w:tcPr>
            <w:tcW w:w="3652" w:type="dxa"/>
          </w:tcPr>
          <w:p w14:paraId="70148EE3"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5FBA95B8" w14:textId="77777777" w:rsidR="002055E3" w:rsidRPr="002055E3" w:rsidRDefault="00415141" w:rsidP="00415141">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w:t>
            </w:r>
            <w:r w:rsidR="007A3FB2" w:rsidRPr="007A3FB2">
              <w:rPr>
                <w:rFonts w:ascii="Times New Roman" w:hAnsi="Times New Roman" w:cs="Times New Roman"/>
                <w:noProof/>
                <w:sz w:val="26"/>
                <w:szCs w:val="26"/>
              </w:rPr>
              <w:t>assenger can send a request to the driver after searching for the taxi</w:t>
            </w:r>
            <w:r>
              <w:rPr>
                <w:rFonts w:ascii="Times New Roman" w:hAnsi="Times New Roman" w:cs="Times New Roman"/>
                <w:noProof/>
                <w:sz w:val="26"/>
                <w:szCs w:val="26"/>
              </w:rPr>
              <w:t>.</w:t>
            </w:r>
          </w:p>
        </w:tc>
      </w:tr>
      <w:tr w:rsidR="002055E3" w14:paraId="5C9C2B27" w14:textId="77777777" w:rsidTr="006125D2">
        <w:tc>
          <w:tcPr>
            <w:tcW w:w="3652" w:type="dxa"/>
          </w:tcPr>
          <w:p w14:paraId="11F8CF3A"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11329574" w14:textId="77777777" w:rsidR="002055E3" w:rsidRPr="002055E3" w:rsidRDefault="00415141" w:rsidP="002055E3">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w:t>
            </w:r>
            <w:r w:rsidR="002055E3" w:rsidRPr="002055E3">
              <w:rPr>
                <w:rFonts w:ascii="Times New Roman" w:hAnsi="Times New Roman" w:cs="Times New Roman"/>
                <w:noProof/>
                <w:sz w:val="26"/>
                <w:szCs w:val="26"/>
              </w:rPr>
              <w:t xml:space="preserve">assenger </w:t>
            </w:r>
            <w:r w:rsidR="002055E3">
              <w:rPr>
                <w:rFonts w:ascii="Times New Roman" w:hAnsi="Times New Roman" w:cs="Times New Roman"/>
                <w:noProof/>
                <w:sz w:val="26"/>
                <w:szCs w:val="26"/>
              </w:rPr>
              <w:t>click</w:t>
            </w:r>
            <w:r>
              <w:rPr>
                <w:rFonts w:ascii="Times New Roman" w:hAnsi="Times New Roman" w:cs="Times New Roman"/>
                <w:noProof/>
                <w:sz w:val="26"/>
                <w:szCs w:val="26"/>
              </w:rPr>
              <w:t>s</w:t>
            </w:r>
            <w:r w:rsidR="002055E3">
              <w:rPr>
                <w:rFonts w:ascii="Times New Roman" w:hAnsi="Times New Roman" w:cs="Times New Roman"/>
                <w:noProof/>
                <w:sz w:val="26"/>
                <w:szCs w:val="26"/>
              </w:rPr>
              <w:t xml:space="preserve"> “send request” button</w:t>
            </w:r>
            <w:r>
              <w:rPr>
                <w:rFonts w:ascii="Times New Roman" w:hAnsi="Times New Roman" w:cs="Times New Roman"/>
                <w:noProof/>
                <w:sz w:val="26"/>
                <w:szCs w:val="26"/>
              </w:rPr>
              <w:t xml:space="preserve"> in the driving information page</w:t>
            </w:r>
            <w:r w:rsidR="002055E3">
              <w:rPr>
                <w:rFonts w:ascii="Times New Roman" w:hAnsi="Times New Roman" w:cs="Times New Roman"/>
                <w:noProof/>
                <w:sz w:val="26"/>
                <w:szCs w:val="26"/>
              </w:rPr>
              <w:t>.</w:t>
            </w:r>
          </w:p>
        </w:tc>
      </w:tr>
      <w:tr w:rsidR="002055E3" w14:paraId="2383CDAA" w14:textId="77777777" w:rsidTr="006125D2">
        <w:tc>
          <w:tcPr>
            <w:tcW w:w="3652" w:type="dxa"/>
          </w:tcPr>
          <w:p w14:paraId="6E3050DB"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4E9ACBA8" w14:textId="77777777" w:rsidR="002055E3" w:rsidRPr="00415141" w:rsidRDefault="00415141" w:rsidP="00805B10">
            <w:pPr>
              <w:pStyle w:val="ListParagraph"/>
              <w:numPr>
                <w:ilvl w:val="0"/>
                <w:numId w:val="16"/>
              </w:numPr>
              <w:spacing w:after="100" w:afterAutospacing="1"/>
              <w:rPr>
                <w:rFonts w:ascii="Times New Roman" w:hAnsi="Times New Roman" w:cs="Times New Roman"/>
                <w:noProof/>
                <w:sz w:val="26"/>
                <w:szCs w:val="26"/>
              </w:rPr>
            </w:pPr>
            <w:r w:rsidRPr="00415141">
              <w:rPr>
                <w:rFonts w:ascii="Times New Roman" w:hAnsi="Times New Roman" w:cs="Times New Roman"/>
                <w:noProof/>
                <w:sz w:val="26"/>
                <w:szCs w:val="26"/>
              </w:rPr>
              <w:t xml:space="preserve">Passenger </w:t>
            </w:r>
            <w:del w:id="67" w:author="rimi park" w:date="2014-05-19T12:29:00Z">
              <w:r w:rsidRPr="00415141" w:rsidDel="00805B10">
                <w:rPr>
                  <w:rFonts w:ascii="Times New Roman" w:hAnsi="Times New Roman" w:cs="Times New Roman"/>
                  <w:noProof/>
                  <w:sz w:val="26"/>
                  <w:szCs w:val="26"/>
                </w:rPr>
                <w:delText>search for</w:delText>
              </w:r>
            </w:del>
            <w:ins w:id="68" w:author="rimi park" w:date="2014-05-19T12:29:00Z">
              <w:r w:rsidR="00805B10">
                <w:rPr>
                  <w:rFonts w:ascii="Times New Roman" w:hAnsi="Times New Roman" w:cs="Times New Roman"/>
                  <w:noProof/>
                  <w:sz w:val="26"/>
                  <w:szCs w:val="26"/>
                </w:rPr>
                <w:t>has found</w:t>
              </w:r>
            </w:ins>
            <w:r w:rsidRPr="00415141">
              <w:rPr>
                <w:rFonts w:ascii="Times New Roman" w:hAnsi="Times New Roman" w:cs="Times New Roman"/>
                <w:noProof/>
                <w:sz w:val="26"/>
                <w:szCs w:val="26"/>
              </w:rPr>
              <w:t xml:space="preserve"> the red taxi which matches </w:t>
            </w:r>
            <w:del w:id="69" w:author="rimi park" w:date="2014-05-19T12:29:00Z">
              <w:r w:rsidRPr="00415141" w:rsidDel="00805B10">
                <w:rPr>
                  <w:rFonts w:ascii="Times New Roman" w:hAnsi="Times New Roman" w:cs="Times New Roman"/>
                  <w:noProof/>
                  <w:sz w:val="26"/>
                  <w:szCs w:val="26"/>
                </w:rPr>
                <w:delText xml:space="preserve">their </w:delText>
              </w:r>
            </w:del>
            <w:ins w:id="70" w:author="rimi park" w:date="2014-05-19T12:29:00Z">
              <w:r w:rsidR="00805B10">
                <w:rPr>
                  <w:rFonts w:ascii="Times New Roman" w:hAnsi="Times New Roman" w:cs="Times New Roman"/>
                  <w:noProof/>
                  <w:sz w:val="26"/>
                  <w:szCs w:val="26"/>
                </w:rPr>
                <w:t>her</w:t>
              </w:r>
              <w:r w:rsidR="00805B10" w:rsidRPr="00415141">
                <w:rPr>
                  <w:rFonts w:ascii="Times New Roman" w:hAnsi="Times New Roman" w:cs="Times New Roman"/>
                  <w:noProof/>
                  <w:sz w:val="26"/>
                  <w:szCs w:val="26"/>
                </w:rPr>
                <w:t xml:space="preserve"> </w:t>
              </w:r>
            </w:ins>
            <w:r w:rsidRPr="00415141">
              <w:rPr>
                <w:rFonts w:ascii="Times New Roman" w:hAnsi="Times New Roman" w:cs="Times New Roman"/>
                <w:noProof/>
                <w:sz w:val="26"/>
                <w:szCs w:val="26"/>
              </w:rPr>
              <w:t>conditions.</w:t>
            </w:r>
            <w:r w:rsidR="005817BA" w:rsidRPr="005817BA">
              <w:rPr>
                <w:rFonts w:ascii="Times New Roman" w:hAnsi="Times New Roman" w:cs="Times New Roman"/>
                <w:noProof/>
                <w:sz w:val="32"/>
                <w:szCs w:val="32"/>
              </w:rPr>
              <w:t xml:space="preserve"> </w:t>
            </w:r>
            <w:r w:rsidR="005817BA" w:rsidRPr="005817BA">
              <w:rPr>
                <w:rFonts w:ascii="Times New Roman" w:hAnsi="Times New Roman" w:cs="Times New Roman"/>
                <w:noProof/>
                <w:sz w:val="26"/>
                <w:szCs w:val="26"/>
              </w:rPr>
              <w:t>(UC-01)</w:t>
            </w:r>
          </w:p>
        </w:tc>
      </w:tr>
      <w:tr w:rsidR="00C90AE9" w14:paraId="5C23E60B" w14:textId="77777777" w:rsidTr="006125D2">
        <w:tc>
          <w:tcPr>
            <w:tcW w:w="3652" w:type="dxa"/>
          </w:tcPr>
          <w:p w14:paraId="1275C03D" w14:textId="77777777" w:rsidR="00C90AE9" w:rsidRPr="002055E3" w:rsidRDefault="00C90AE9" w:rsidP="00CD4537">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Post-conditions:</w:t>
            </w:r>
          </w:p>
        </w:tc>
        <w:tc>
          <w:tcPr>
            <w:tcW w:w="5590" w:type="dxa"/>
          </w:tcPr>
          <w:p w14:paraId="4A5C9098" w14:textId="77777777" w:rsidR="00C90AE9" w:rsidRPr="00415141" w:rsidRDefault="00C90AE9" w:rsidP="00415141">
            <w:pPr>
              <w:pStyle w:val="ListParagraph"/>
              <w:numPr>
                <w:ilvl w:val="0"/>
                <w:numId w:val="16"/>
              </w:numPr>
              <w:spacing w:after="100" w:afterAutospacing="1"/>
              <w:rPr>
                <w:rFonts w:ascii="Times New Roman" w:hAnsi="Times New Roman" w:cs="Times New Roman"/>
                <w:noProof/>
                <w:sz w:val="26"/>
                <w:szCs w:val="26"/>
              </w:rPr>
            </w:pPr>
            <w:r>
              <w:rPr>
                <w:rFonts w:ascii="Times New Roman" w:hAnsi="Times New Roman" w:cs="Times New Roman"/>
                <w:noProof/>
                <w:sz w:val="26"/>
                <w:szCs w:val="26"/>
              </w:rPr>
              <w:t xml:space="preserve">Driver can view the request that the passenger sent. </w:t>
            </w:r>
            <w:r w:rsidR="001F1269">
              <w:rPr>
                <w:rFonts w:ascii="Times New Roman" w:hAnsi="Times New Roman" w:cs="Times New Roman"/>
                <w:noProof/>
                <w:sz w:val="26"/>
                <w:szCs w:val="26"/>
              </w:rPr>
              <w:t>(UC-08)</w:t>
            </w:r>
          </w:p>
        </w:tc>
      </w:tr>
      <w:tr w:rsidR="002055E3" w14:paraId="54C648F0" w14:textId="77777777" w:rsidTr="006125D2">
        <w:tc>
          <w:tcPr>
            <w:tcW w:w="3652" w:type="dxa"/>
          </w:tcPr>
          <w:p w14:paraId="683D1121"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09C716BA" w14:textId="77777777" w:rsidR="002055E3" w:rsidRDefault="00415141" w:rsidP="00415141">
            <w:pPr>
              <w:pStyle w:val="ListParagraph"/>
              <w:numPr>
                <w:ilvl w:val="0"/>
                <w:numId w:val="21"/>
              </w:numPr>
              <w:rPr>
                <w:rFonts w:ascii="Times New Roman" w:hAnsi="Times New Roman" w:cs="Times New Roman"/>
                <w:noProof/>
                <w:sz w:val="26"/>
                <w:szCs w:val="26"/>
              </w:rPr>
            </w:pPr>
            <w:r w:rsidRPr="00415141">
              <w:rPr>
                <w:rFonts w:ascii="Times New Roman" w:hAnsi="Times New Roman" w:cs="Times New Roman"/>
                <w:noProof/>
                <w:sz w:val="26"/>
                <w:szCs w:val="26"/>
              </w:rPr>
              <w:t>Passenger clicks “send request” button in the driving information page.</w:t>
            </w:r>
          </w:p>
          <w:p w14:paraId="35BF9B16" w14:textId="77777777" w:rsidR="00415141" w:rsidRDefault="00415141" w:rsidP="00415141">
            <w:pPr>
              <w:pStyle w:val="ListParagraph"/>
              <w:numPr>
                <w:ilvl w:val="0"/>
                <w:numId w:val="21"/>
              </w:numPr>
              <w:rPr>
                <w:rFonts w:ascii="Times New Roman" w:hAnsi="Times New Roman" w:cs="Times New Roman"/>
                <w:noProof/>
                <w:sz w:val="26"/>
                <w:szCs w:val="26"/>
              </w:rPr>
            </w:pPr>
            <w:r>
              <w:rPr>
                <w:rFonts w:ascii="Times New Roman" w:hAnsi="Times New Roman" w:cs="Times New Roman"/>
                <w:noProof/>
                <w:sz w:val="26"/>
                <w:szCs w:val="26"/>
              </w:rPr>
              <w:t>System sends a request containing the conditions and taxi information to the server.</w:t>
            </w:r>
          </w:p>
          <w:p w14:paraId="12AD79B4" w14:textId="77777777" w:rsidR="00415141" w:rsidRDefault="0084605C" w:rsidP="00415141">
            <w:pPr>
              <w:pStyle w:val="ListParagraph"/>
              <w:numPr>
                <w:ilvl w:val="0"/>
                <w:numId w:val="21"/>
              </w:numPr>
              <w:rPr>
                <w:rFonts w:ascii="Times New Roman" w:hAnsi="Times New Roman" w:cs="Times New Roman"/>
                <w:noProof/>
                <w:sz w:val="26"/>
                <w:szCs w:val="26"/>
              </w:rPr>
            </w:pPr>
            <w:r>
              <w:rPr>
                <w:rFonts w:ascii="Times New Roman" w:hAnsi="Times New Roman" w:cs="Times New Roman"/>
                <w:noProof/>
                <w:sz w:val="26"/>
                <w:szCs w:val="26"/>
              </w:rPr>
              <w:t xml:space="preserve">System processes sending request form </w:t>
            </w:r>
            <w:r w:rsidR="00415141">
              <w:rPr>
                <w:rFonts w:ascii="Times New Roman" w:hAnsi="Times New Roman" w:cs="Times New Roman"/>
                <w:noProof/>
                <w:sz w:val="26"/>
                <w:szCs w:val="26"/>
              </w:rPr>
              <w:t xml:space="preserve">Server to </w:t>
            </w:r>
            <w:r>
              <w:rPr>
                <w:rFonts w:ascii="Times New Roman" w:hAnsi="Times New Roman" w:cs="Times New Roman"/>
                <w:noProof/>
                <w:sz w:val="26"/>
                <w:szCs w:val="26"/>
              </w:rPr>
              <w:t>Driver that P</w:t>
            </w:r>
            <w:r w:rsidR="00415141">
              <w:rPr>
                <w:rFonts w:ascii="Times New Roman" w:hAnsi="Times New Roman" w:cs="Times New Roman"/>
                <w:noProof/>
                <w:sz w:val="26"/>
                <w:szCs w:val="26"/>
              </w:rPr>
              <w:t>assenger selects.</w:t>
            </w:r>
          </w:p>
          <w:p w14:paraId="2422B8A6" w14:textId="77777777" w:rsidR="00C90AE9" w:rsidRDefault="00C90AE9" w:rsidP="00415141">
            <w:pPr>
              <w:pStyle w:val="ListParagraph"/>
              <w:numPr>
                <w:ilvl w:val="0"/>
                <w:numId w:val="21"/>
              </w:numPr>
              <w:rPr>
                <w:rFonts w:ascii="Times New Roman" w:hAnsi="Times New Roman" w:cs="Times New Roman"/>
                <w:noProof/>
                <w:sz w:val="26"/>
                <w:szCs w:val="26"/>
              </w:rPr>
            </w:pPr>
            <w:r>
              <w:rPr>
                <w:rFonts w:ascii="Times New Roman" w:hAnsi="Times New Roman" w:cs="Times New Roman"/>
                <w:noProof/>
                <w:sz w:val="26"/>
                <w:szCs w:val="26"/>
              </w:rPr>
              <w:t>System displays message “Message has been sent” if the request</w:t>
            </w:r>
            <w:r w:rsidR="00E558F0">
              <w:rPr>
                <w:rFonts w:ascii="Times New Roman" w:hAnsi="Times New Roman" w:cs="Times New Roman"/>
                <w:noProof/>
                <w:sz w:val="26"/>
                <w:szCs w:val="26"/>
              </w:rPr>
              <w:t xml:space="preserve"> for the the taxi</w:t>
            </w:r>
            <w:r>
              <w:rPr>
                <w:rFonts w:ascii="Times New Roman" w:hAnsi="Times New Roman" w:cs="Times New Roman"/>
                <w:noProof/>
                <w:sz w:val="26"/>
                <w:szCs w:val="26"/>
              </w:rPr>
              <w:t xml:space="preserve"> has been processed.</w:t>
            </w:r>
          </w:p>
          <w:p w14:paraId="63126C01" w14:textId="77777777" w:rsidR="00C90AE9" w:rsidRPr="00415141" w:rsidRDefault="00C90AE9" w:rsidP="00415141">
            <w:pPr>
              <w:pStyle w:val="ListParagraph"/>
              <w:numPr>
                <w:ilvl w:val="0"/>
                <w:numId w:val="21"/>
              </w:numPr>
              <w:rPr>
                <w:rFonts w:ascii="Times New Roman" w:hAnsi="Times New Roman" w:cs="Times New Roman"/>
                <w:noProof/>
                <w:sz w:val="26"/>
                <w:szCs w:val="26"/>
              </w:rPr>
            </w:pPr>
            <w:r>
              <w:rPr>
                <w:rFonts w:ascii="Times New Roman" w:hAnsi="Times New Roman" w:cs="Times New Roman"/>
                <w:noProof/>
                <w:sz w:val="26"/>
                <w:szCs w:val="26"/>
              </w:rPr>
              <w:t xml:space="preserve">System displays the request information on </w:t>
            </w:r>
            <w:r>
              <w:rPr>
                <w:rFonts w:ascii="Times New Roman" w:hAnsi="Times New Roman" w:cs="Times New Roman"/>
                <w:noProof/>
                <w:sz w:val="26"/>
                <w:szCs w:val="26"/>
              </w:rPr>
              <w:lastRenderedPageBreak/>
              <w:t>a page</w:t>
            </w:r>
            <w:r w:rsidR="00E558F0">
              <w:rPr>
                <w:rFonts w:ascii="Times New Roman" w:hAnsi="Times New Roman" w:cs="Times New Roman"/>
                <w:noProof/>
                <w:sz w:val="26"/>
                <w:szCs w:val="26"/>
              </w:rPr>
              <w:t xml:space="preserve"> after the passenger sent request</w:t>
            </w:r>
            <w:r>
              <w:rPr>
                <w:rFonts w:ascii="Times New Roman" w:hAnsi="Times New Roman" w:cs="Times New Roman"/>
                <w:noProof/>
                <w:sz w:val="26"/>
                <w:szCs w:val="26"/>
              </w:rPr>
              <w:t>.</w:t>
            </w:r>
          </w:p>
        </w:tc>
      </w:tr>
      <w:tr w:rsidR="002055E3" w14:paraId="1C9E4B17" w14:textId="77777777" w:rsidTr="006125D2">
        <w:tc>
          <w:tcPr>
            <w:tcW w:w="3652" w:type="dxa"/>
          </w:tcPr>
          <w:p w14:paraId="55E91293" w14:textId="77777777" w:rsidR="002055E3" w:rsidRPr="002055E3" w:rsidRDefault="002055E3" w:rsidP="00CD4537">
            <w:pPr>
              <w:spacing w:after="100" w:afterAutospacing="1"/>
              <w:rPr>
                <w:rFonts w:ascii="Times New Roman" w:hAnsi="Times New Roman" w:cs="Times New Roman"/>
                <w:noProof/>
                <w:sz w:val="26"/>
                <w:szCs w:val="26"/>
              </w:rPr>
            </w:pPr>
            <w:commentRangeStart w:id="71"/>
            <w:r w:rsidRPr="002055E3">
              <w:rPr>
                <w:rFonts w:ascii="Times New Roman" w:hAnsi="Times New Roman" w:cs="Times New Roman"/>
                <w:noProof/>
                <w:sz w:val="26"/>
                <w:szCs w:val="26"/>
              </w:rPr>
              <w:lastRenderedPageBreak/>
              <w:t>Alternative Flows:</w:t>
            </w:r>
          </w:p>
        </w:tc>
        <w:tc>
          <w:tcPr>
            <w:tcW w:w="5590" w:type="dxa"/>
          </w:tcPr>
          <w:p w14:paraId="697A871D" w14:textId="77777777" w:rsidR="008027BE" w:rsidRPr="002055E3" w:rsidRDefault="00C90AE9" w:rsidP="00C90AE9">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4A.</w:t>
            </w:r>
            <w:r w:rsidR="008027BE">
              <w:rPr>
                <w:rFonts w:ascii="Times New Roman" w:hAnsi="Times New Roman" w:cs="Times New Roman"/>
                <w:noProof/>
                <w:sz w:val="26"/>
                <w:szCs w:val="26"/>
              </w:rPr>
              <w:t xml:space="preserve"> If </w:t>
            </w:r>
            <w:r>
              <w:rPr>
                <w:rFonts w:ascii="Times New Roman" w:hAnsi="Times New Roman" w:cs="Times New Roman"/>
                <w:noProof/>
                <w:sz w:val="26"/>
                <w:szCs w:val="26"/>
              </w:rPr>
              <w:t>the message cannot be sent to the Driver, the system will display “</w:t>
            </w:r>
            <w:r w:rsidR="00B16A3D">
              <w:rPr>
                <w:rFonts w:ascii="Times New Roman" w:hAnsi="Times New Roman" w:cs="Times New Roman"/>
                <w:noProof/>
                <w:sz w:val="26"/>
                <w:szCs w:val="26"/>
              </w:rPr>
              <w:t>Messsage sending fail.”</w:t>
            </w:r>
            <w:r>
              <w:rPr>
                <w:rFonts w:ascii="Times New Roman" w:hAnsi="Times New Roman" w:cs="Times New Roman"/>
                <w:noProof/>
                <w:sz w:val="26"/>
                <w:szCs w:val="26"/>
              </w:rPr>
              <w:t xml:space="preserve"> </w:t>
            </w:r>
            <w:commentRangeEnd w:id="71"/>
            <w:r w:rsidR="00805B10">
              <w:rPr>
                <w:rStyle w:val="CommentReference"/>
              </w:rPr>
              <w:commentReference w:id="71"/>
            </w:r>
          </w:p>
        </w:tc>
      </w:tr>
      <w:tr w:rsidR="002055E3" w14:paraId="76E4C394" w14:textId="77777777" w:rsidTr="006125D2">
        <w:tc>
          <w:tcPr>
            <w:tcW w:w="3652" w:type="dxa"/>
          </w:tcPr>
          <w:p w14:paraId="7FB365E0"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20584F3E"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N/A</w:t>
            </w:r>
          </w:p>
        </w:tc>
      </w:tr>
      <w:tr w:rsidR="002055E3" w14:paraId="67E022A0" w14:textId="77777777" w:rsidTr="006125D2">
        <w:tc>
          <w:tcPr>
            <w:tcW w:w="3652" w:type="dxa"/>
          </w:tcPr>
          <w:p w14:paraId="412FFE99"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69471AE8" w14:textId="77777777" w:rsidR="002055E3" w:rsidRPr="002055E3" w:rsidRDefault="002055E3" w:rsidP="00CD4537">
            <w:pPr>
              <w:spacing w:after="100" w:afterAutospacing="1"/>
              <w:rPr>
                <w:rFonts w:ascii="Times New Roman" w:hAnsi="Times New Roman" w:cs="Times New Roman"/>
                <w:noProof/>
                <w:sz w:val="26"/>
                <w:szCs w:val="26"/>
              </w:rPr>
            </w:pPr>
          </w:p>
        </w:tc>
      </w:tr>
      <w:tr w:rsidR="002055E3" w14:paraId="5654264A" w14:textId="77777777" w:rsidTr="006125D2">
        <w:tc>
          <w:tcPr>
            <w:tcW w:w="3652" w:type="dxa"/>
          </w:tcPr>
          <w:p w14:paraId="1C9D46FE" w14:textId="77777777" w:rsidR="002055E3" w:rsidRPr="002055E3" w:rsidRDefault="002055E3"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58B94335" w14:textId="77777777" w:rsidR="002055E3" w:rsidRPr="002055E3" w:rsidRDefault="008027BE" w:rsidP="00CD4537">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*Do we have to mention about the response from the driver</w:t>
            </w:r>
            <w:commentRangeStart w:id="72"/>
            <w:r>
              <w:rPr>
                <w:rFonts w:ascii="Times New Roman" w:hAnsi="Times New Roman" w:cs="Times New Roman"/>
                <w:noProof/>
                <w:sz w:val="26"/>
                <w:szCs w:val="26"/>
              </w:rPr>
              <w:t>????</w:t>
            </w:r>
            <w:commentRangeEnd w:id="72"/>
            <w:r w:rsidR="00805B10">
              <w:rPr>
                <w:rStyle w:val="CommentReference"/>
              </w:rPr>
              <w:commentReference w:id="72"/>
            </w:r>
          </w:p>
        </w:tc>
      </w:tr>
    </w:tbl>
    <w:p w14:paraId="754DBD25" w14:textId="77777777" w:rsidR="00BA1697" w:rsidRDefault="00BA1697" w:rsidP="00BA1697">
      <w:pPr>
        <w:spacing w:after="240"/>
        <w:rPr>
          <w:rFonts w:ascii="Times New Roman" w:hAnsi="Times New Roman" w:cs="Times New Roman"/>
          <w:b/>
          <w:bCs/>
          <w:sz w:val="28"/>
        </w:rPr>
      </w:pPr>
    </w:p>
    <w:p w14:paraId="425E3398" w14:textId="77777777" w:rsidR="00F13773" w:rsidRDefault="00F13773" w:rsidP="00BA1697">
      <w:pPr>
        <w:spacing w:after="240"/>
        <w:rPr>
          <w:rFonts w:ascii="Times New Roman" w:hAnsi="Times New Roman" w:cs="Times New Roman"/>
          <w:b/>
          <w:bCs/>
          <w:sz w:val="28"/>
        </w:rPr>
      </w:pPr>
    </w:p>
    <w:p w14:paraId="32EE3180" w14:textId="77777777" w:rsidR="00BA1697" w:rsidRDefault="00BA1697" w:rsidP="00BA1697">
      <w:pPr>
        <w:spacing w:after="240"/>
        <w:rPr>
          <w:rFonts w:ascii="Times New Roman" w:hAnsi="Times New Roman" w:cs="Times New Roman"/>
          <w:b/>
          <w:bCs/>
          <w:sz w:val="28"/>
        </w:rPr>
      </w:pPr>
      <w:r>
        <w:rPr>
          <w:rFonts w:ascii="Times New Roman" w:hAnsi="Times New Roman" w:cs="Times New Roman"/>
          <w:b/>
          <w:bCs/>
          <w:sz w:val="28"/>
        </w:rPr>
        <w:t>UC-02</w:t>
      </w:r>
      <w:r w:rsidRPr="00BA1697">
        <w:t xml:space="preserve"> </w:t>
      </w:r>
      <w:r w:rsidRPr="00BA1697">
        <w:rPr>
          <w:rFonts w:ascii="Times New Roman" w:hAnsi="Times New Roman" w:cs="Times New Roman"/>
          <w:b/>
          <w:bCs/>
          <w:sz w:val="28"/>
        </w:rPr>
        <w:t>Passengers can send a request to a driver.</w:t>
      </w:r>
    </w:p>
    <w:p w14:paraId="76EDC8D3" w14:textId="77777777" w:rsidR="00BA1697" w:rsidRDefault="00496E2C" w:rsidP="00BA1697">
      <w:pPr>
        <w:rPr>
          <w:rFonts w:ascii="Times New Roman" w:hAnsi="Times New Roman" w:cs="Times New Roman"/>
          <w:i/>
          <w:iCs/>
          <w:noProof/>
          <w:sz w:val="28"/>
        </w:rPr>
      </w:pPr>
      <w:r w:rsidRPr="00496E2C">
        <w:rPr>
          <w:rFonts w:ascii="Times New Roman" w:hAnsi="Times New Roman" w:cs="Times New Roman"/>
          <w:b/>
          <w:bCs/>
          <w:noProof/>
          <w:sz w:val="28"/>
        </w:rPr>
        <w:t>Introduction:</w:t>
      </w:r>
      <w:r w:rsidR="00BA1697" w:rsidRPr="00496E2C">
        <w:rPr>
          <w:rFonts w:ascii="Times New Roman" w:hAnsi="Times New Roman" w:cs="Times New Roman"/>
          <w:noProof/>
          <w:sz w:val="28"/>
        </w:rPr>
        <w:t xml:space="preserve">In this use case the passenger can send a request to the driver </w:t>
      </w:r>
      <w:r w:rsidR="007A3FB2">
        <w:rPr>
          <w:rFonts w:ascii="Times New Roman" w:hAnsi="Times New Roman" w:cs="Times New Roman"/>
          <w:noProof/>
          <w:sz w:val="28"/>
        </w:rPr>
        <w:t>after searching for the taxi process</w:t>
      </w:r>
    </w:p>
    <w:p w14:paraId="1B3E31E1" w14:textId="77777777" w:rsidR="00BA1697" w:rsidRPr="00BA1697" w:rsidRDefault="00BA1697" w:rsidP="00BA1697">
      <w:pPr>
        <w:rPr>
          <w:rFonts w:ascii="Times New Roman" w:hAnsi="Times New Roman" w:cs="Times New Roman"/>
          <w:noProof/>
          <w:sz w:val="28"/>
        </w:rPr>
      </w:pPr>
      <w:r w:rsidRPr="00BA1697">
        <w:rPr>
          <w:rFonts w:ascii="Times New Roman" w:hAnsi="Times New Roman" w:cs="Times New Roman"/>
          <w:b/>
          <w:bCs/>
          <w:noProof/>
          <w:sz w:val="28"/>
        </w:rPr>
        <w:t>Input:</w:t>
      </w:r>
      <w:r>
        <w:rPr>
          <w:rFonts w:ascii="Times New Roman" w:hAnsi="Times New Roman" w:cs="Times New Roman"/>
          <w:noProof/>
          <w:sz w:val="28"/>
        </w:rPr>
        <w:t xml:space="preserve"> None</w:t>
      </w:r>
    </w:p>
    <w:p w14:paraId="3C0C3584" w14:textId="77777777" w:rsidR="00BA1697" w:rsidRDefault="00BA1697" w:rsidP="00BA1697">
      <w:pPr>
        <w:rPr>
          <w:rFonts w:ascii="Times New Roman" w:hAnsi="Times New Roman" w:cs="Times New Roman"/>
          <w:b/>
          <w:bCs/>
          <w:noProof/>
          <w:sz w:val="28"/>
        </w:rPr>
      </w:pPr>
      <w:r w:rsidRPr="001855C7">
        <w:rPr>
          <w:rFonts w:ascii="Times New Roman" w:hAnsi="Times New Roman" w:cs="Times New Roman"/>
          <w:b/>
          <w:bCs/>
          <w:noProof/>
          <w:sz w:val="28"/>
        </w:rPr>
        <w:t>Action:</w:t>
      </w:r>
    </w:p>
    <w:p w14:paraId="3B6DEC4F" w14:textId="77777777" w:rsidR="00BA1697" w:rsidRDefault="00BA1697" w:rsidP="00BA1697">
      <w:pPr>
        <w:rPr>
          <w:rFonts w:ascii="Times New Roman" w:hAnsi="Times New Roman" w:cs="Times New Roman"/>
          <w:b/>
          <w:bCs/>
          <w:noProof/>
          <w:sz w:val="28"/>
        </w:rPr>
      </w:pPr>
    </w:p>
    <w:p w14:paraId="030F66FF" w14:textId="77777777" w:rsidR="00BA1697" w:rsidRDefault="00BA1697" w:rsidP="00BA1697">
      <w:pPr>
        <w:rPr>
          <w:rFonts w:ascii="Times New Roman" w:hAnsi="Times New Roman" w:cs="Times New Roman"/>
          <w:b/>
          <w:bCs/>
          <w:noProof/>
          <w:sz w:val="28"/>
        </w:rPr>
      </w:pPr>
    </w:p>
    <w:p w14:paraId="00EF0561" w14:textId="77777777" w:rsidR="00BA1697" w:rsidRDefault="00BA1697" w:rsidP="00BA1697">
      <w:pPr>
        <w:rPr>
          <w:rFonts w:ascii="Times New Roman" w:hAnsi="Times New Roman" w:cs="Times New Roman"/>
          <w:b/>
          <w:bCs/>
          <w:noProof/>
          <w:sz w:val="28"/>
        </w:rPr>
      </w:pPr>
    </w:p>
    <w:p w14:paraId="6CAE0B51" w14:textId="77777777" w:rsidR="00BA1697" w:rsidRDefault="00BA1697" w:rsidP="00496E2C">
      <w:pPr>
        <w:spacing w:after="0"/>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If successful, the system will provide the interface and display message that the request has been sent.</w:t>
      </w:r>
    </w:p>
    <w:p w14:paraId="6BF51249" w14:textId="77777777" w:rsidR="00287537" w:rsidRPr="00BA1697" w:rsidRDefault="00287537" w:rsidP="00496E2C">
      <w:pPr>
        <w:spacing w:after="0"/>
        <w:rPr>
          <w:rFonts w:ascii="Times New Roman" w:hAnsi="Times New Roman" w:cs="Times New Roman"/>
          <w:noProof/>
          <w:sz w:val="28"/>
        </w:rPr>
      </w:pPr>
    </w:p>
    <w:p w14:paraId="33CB6EE2" w14:textId="77777777" w:rsidR="00BA1697" w:rsidRDefault="00BA1697" w:rsidP="00496E2C">
      <w:pPr>
        <w:spacing w:after="0"/>
        <w:rPr>
          <w:rFonts w:ascii="Times New Roman" w:hAnsi="Times New Roman" w:cs="Times New Roman"/>
          <w:b/>
          <w:bCs/>
          <w:noProof/>
          <w:sz w:val="28"/>
        </w:rPr>
      </w:pPr>
      <w:r w:rsidRPr="001855C7">
        <w:rPr>
          <w:rFonts w:ascii="Times New Roman" w:hAnsi="Times New Roman" w:cs="Times New Roman"/>
          <w:b/>
          <w:bCs/>
          <w:noProof/>
          <w:sz w:val="28"/>
        </w:rPr>
        <w:t>System Requirement Specification</w:t>
      </w:r>
    </w:p>
    <w:p w14:paraId="1E69B164" w14:textId="77777777" w:rsidR="008868D3" w:rsidRDefault="008868D3" w:rsidP="00E558F0">
      <w:pPr>
        <w:spacing w:after="0"/>
        <w:rPr>
          <w:rFonts w:ascii="Times New Roman" w:hAnsi="Times New Roman" w:cs="Times New Roman"/>
          <w:b/>
          <w:bCs/>
          <w:sz w:val="28"/>
        </w:rPr>
      </w:pPr>
    </w:p>
    <w:p w14:paraId="57C70246" w14:textId="77777777" w:rsidR="00E558F0" w:rsidRPr="00E558F0" w:rsidRDefault="00E558F0" w:rsidP="008868D3">
      <w:pPr>
        <w:spacing w:after="0"/>
        <w:ind w:left="720"/>
        <w:rPr>
          <w:rFonts w:ascii="Times New Roman" w:hAnsi="Times New Roman" w:cs="Times New Roman"/>
          <w:b/>
          <w:bCs/>
          <w:sz w:val="28"/>
        </w:rPr>
      </w:pPr>
      <w:r w:rsidRPr="00E558F0">
        <w:rPr>
          <w:rFonts w:ascii="Times New Roman" w:hAnsi="Times New Roman" w:cs="Times New Roman"/>
          <w:b/>
          <w:bCs/>
          <w:sz w:val="28"/>
        </w:rPr>
        <w:t xml:space="preserve">SRS-05 </w:t>
      </w:r>
      <w:r w:rsidRPr="0000052E">
        <w:rPr>
          <w:rFonts w:ascii="Times New Roman" w:hAnsi="Times New Roman" w:cs="Times New Roman"/>
          <w:sz w:val="28"/>
        </w:rPr>
        <w:t>System sends a request containing the conditions and taxi information to the server.</w:t>
      </w:r>
    </w:p>
    <w:p w14:paraId="08AF1312" w14:textId="77777777" w:rsidR="00E558F0" w:rsidRPr="00E558F0" w:rsidRDefault="00E558F0" w:rsidP="008868D3">
      <w:pPr>
        <w:spacing w:after="0"/>
        <w:ind w:left="720"/>
        <w:rPr>
          <w:rFonts w:ascii="Times New Roman" w:hAnsi="Times New Roman" w:cs="Times New Roman"/>
          <w:b/>
          <w:bCs/>
          <w:sz w:val="28"/>
        </w:rPr>
      </w:pPr>
      <w:r w:rsidRPr="00E558F0">
        <w:rPr>
          <w:rFonts w:ascii="Times New Roman" w:hAnsi="Times New Roman" w:cs="Times New Roman"/>
          <w:b/>
          <w:bCs/>
          <w:sz w:val="28"/>
        </w:rPr>
        <w:t>SRS-06</w:t>
      </w:r>
      <w:ins w:id="73" w:author="rimi park" w:date="2014-05-19T12:25:00Z">
        <w:r w:rsidR="00805B10">
          <w:rPr>
            <w:rFonts w:ascii="Times New Roman" w:hAnsi="Times New Roman" w:cs="Times New Roman"/>
            <w:b/>
            <w:bCs/>
            <w:sz w:val="28"/>
          </w:rPr>
          <w:t xml:space="preserve"> </w:t>
        </w:r>
      </w:ins>
      <w:r w:rsidRPr="0000052E">
        <w:rPr>
          <w:rFonts w:ascii="Times New Roman" w:hAnsi="Times New Roman" w:cs="Times New Roman"/>
          <w:sz w:val="28"/>
        </w:rPr>
        <w:t>System processes sending request form Server to Driver that Passenger selects.</w:t>
      </w:r>
    </w:p>
    <w:p w14:paraId="3F7B52A3" w14:textId="77777777" w:rsidR="00E558F0" w:rsidRPr="008868D3" w:rsidRDefault="00E558F0" w:rsidP="008868D3">
      <w:pPr>
        <w:spacing w:after="0"/>
        <w:ind w:left="720"/>
        <w:rPr>
          <w:rFonts w:ascii="Times New Roman" w:hAnsi="Times New Roman" w:cs="Times New Roman"/>
          <w:sz w:val="28"/>
        </w:rPr>
      </w:pPr>
      <w:r w:rsidRPr="00E558F0">
        <w:rPr>
          <w:rFonts w:ascii="Times New Roman" w:hAnsi="Times New Roman" w:cs="Times New Roman"/>
          <w:b/>
          <w:bCs/>
          <w:sz w:val="28"/>
        </w:rPr>
        <w:t>SRS-07</w:t>
      </w:r>
      <w:r w:rsidR="00EB0315" w:rsidRPr="008868D3">
        <w:rPr>
          <w:rFonts w:ascii="Times New Roman" w:hAnsi="Times New Roman" w:cs="Times New Roman"/>
          <w:sz w:val="28"/>
        </w:rPr>
        <w:t xml:space="preserve"> </w:t>
      </w:r>
      <w:r w:rsidRPr="008868D3">
        <w:rPr>
          <w:rFonts w:ascii="Times New Roman" w:hAnsi="Times New Roman" w:cs="Times New Roman"/>
          <w:sz w:val="28"/>
        </w:rPr>
        <w:t xml:space="preserve">System displays message “Message has been sent” if the request for the </w:t>
      </w:r>
      <w:del w:id="74" w:author="rimi park" w:date="2014-05-19T12:25:00Z">
        <w:r w:rsidRPr="008868D3" w:rsidDel="00805B10">
          <w:rPr>
            <w:rFonts w:ascii="Times New Roman" w:hAnsi="Times New Roman" w:cs="Times New Roman"/>
            <w:sz w:val="28"/>
          </w:rPr>
          <w:delText xml:space="preserve">the </w:delText>
        </w:r>
      </w:del>
      <w:r w:rsidRPr="008868D3">
        <w:rPr>
          <w:rFonts w:ascii="Times New Roman" w:hAnsi="Times New Roman" w:cs="Times New Roman"/>
          <w:sz w:val="28"/>
        </w:rPr>
        <w:t>taxi has been processed.</w:t>
      </w:r>
    </w:p>
    <w:p w14:paraId="791DFA6C" w14:textId="77777777" w:rsidR="00E558F0" w:rsidRPr="00E558F0" w:rsidRDefault="00E558F0" w:rsidP="008868D3">
      <w:pPr>
        <w:spacing w:after="0"/>
        <w:ind w:left="720"/>
        <w:rPr>
          <w:rFonts w:ascii="Times New Roman" w:hAnsi="Times New Roman" w:cs="Times New Roman"/>
          <w:b/>
          <w:bCs/>
          <w:sz w:val="28"/>
        </w:rPr>
      </w:pPr>
      <w:r w:rsidRPr="00E558F0">
        <w:rPr>
          <w:rFonts w:ascii="Times New Roman" w:hAnsi="Times New Roman" w:cs="Times New Roman"/>
          <w:b/>
          <w:bCs/>
          <w:sz w:val="28"/>
        </w:rPr>
        <w:t>SRS-08</w:t>
      </w:r>
      <w:ins w:id="75" w:author="rimi park" w:date="2014-05-19T12:25:00Z">
        <w:r w:rsidR="00805B10">
          <w:rPr>
            <w:rFonts w:ascii="Times New Roman" w:hAnsi="Times New Roman" w:cs="Times New Roman"/>
            <w:b/>
            <w:bCs/>
            <w:sz w:val="28"/>
          </w:rPr>
          <w:t xml:space="preserve"> </w:t>
        </w:r>
      </w:ins>
      <w:r w:rsidRPr="008868D3">
        <w:rPr>
          <w:rFonts w:ascii="Times New Roman" w:hAnsi="Times New Roman" w:cs="Times New Roman"/>
          <w:sz w:val="28"/>
        </w:rPr>
        <w:t>System displays the request information on a page after the passenger sent request.</w:t>
      </w:r>
    </w:p>
    <w:p w14:paraId="0E1CFED1" w14:textId="77777777" w:rsidR="00E558F0" w:rsidRPr="00E558F0" w:rsidRDefault="00E558F0" w:rsidP="008868D3">
      <w:pPr>
        <w:spacing w:after="0"/>
        <w:ind w:left="720"/>
        <w:rPr>
          <w:rFonts w:ascii="Times New Roman" w:hAnsi="Times New Roman" w:cs="Times New Roman"/>
          <w:b/>
          <w:bCs/>
          <w:sz w:val="28"/>
        </w:rPr>
      </w:pPr>
      <w:r w:rsidRPr="00E558F0">
        <w:rPr>
          <w:rFonts w:ascii="Times New Roman" w:hAnsi="Times New Roman" w:cs="Times New Roman"/>
          <w:b/>
          <w:bCs/>
          <w:sz w:val="28"/>
        </w:rPr>
        <w:t>SRS-09</w:t>
      </w:r>
      <w:ins w:id="76" w:author="rimi park" w:date="2014-05-19T12:25:00Z">
        <w:r w:rsidR="00805B10">
          <w:rPr>
            <w:rFonts w:ascii="Times New Roman" w:hAnsi="Times New Roman" w:cs="Times New Roman"/>
            <w:b/>
            <w:bCs/>
            <w:sz w:val="28"/>
          </w:rPr>
          <w:t xml:space="preserve"> </w:t>
        </w:r>
      </w:ins>
      <w:r w:rsidR="008868D3">
        <w:rPr>
          <w:rFonts w:ascii="Times New Roman" w:hAnsi="Times New Roman" w:cs="Times New Roman"/>
          <w:sz w:val="28"/>
        </w:rPr>
        <w:t>System displays “Me</w:t>
      </w:r>
      <w:r w:rsidRPr="008868D3">
        <w:rPr>
          <w:rFonts w:ascii="Times New Roman" w:hAnsi="Times New Roman" w:cs="Times New Roman"/>
          <w:sz w:val="28"/>
        </w:rPr>
        <w:t xml:space="preserve">ssage sending fail.”  </w:t>
      </w:r>
      <w:del w:id="77" w:author="rimi park" w:date="2014-05-19T12:25:00Z">
        <w:r w:rsidRPr="008868D3" w:rsidDel="00805B10">
          <w:rPr>
            <w:rFonts w:ascii="Times New Roman" w:hAnsi="Times New Roman" w:cs="Times New Roman"/>
            <w:sz w:val="28"/>
          </w:rPr>
          <w:delText xml:space="preserve">If </w:delText>
        </w:r>
      </w:del>
      <w:proofErr w:type="gramStart"/>
      <w:ins w:id="78" w:author="rimi park" w:date="2014-05-19T12:25:00Z">
        <w:r w:rsidR="00805B10">
          <w:rPr>
            <w:rFonts w:ascii="Times New Roman" w:hAnsi="Times New Roman" w:cs="Times New Roman"/>
            <w:sz w:val="28"/>
          </w:rPr>
          <w:t>i</w:t>
        </w:r>
        <w:r w:rsidR="00805B10" w:rsidRPr="008868D3">
          <w:rPr>
            <w:rFonts w:ascii="Times New Roman" w:hAnsi="Times New Roman" w:cs="Times New Roman"/>
            <w:sz w:val="28"/>
          </w:rPr>
          <w:t>f</w:t>
        </w:r>
        <w:proofErr w:type="gramEnd"/>
        <w:r w:rsidR="00805B10" w:rsidRPr="008868D3">
          <w:rPr>
            <w:rFonts w:ascii="Times New Roman" w:hAnsi="Times New Roman" w:cs="Times New Roman"/>
            <w:sz w:val="28"/>
          </w:rPr>
          <w:t xml:space="preserve"> </w:t>
        </w:r>
      </w:ins>
      <w:r w:rsidRPr="008868D3">
        <w:rPr>
          <w:rFonts w:ascii="Times New Roman" w:hAnsi="Times New Roman" w:cs="Times New Roman"/>
          <w:sz w:val="28"/>
        </w:rPr>
        <w:t xml:space="preserve">the message cannot be sent to the </w:t>
      </w:r>
      <w:del w:id="79" w:author="rimi park" w:date="2014-05-19T12:25:00Z">
        <w:r w:rsidRPr="008868D3" w:rsidDel="00805B10">
          <w:rPr>
            <w:rFonts w:ascii="Times New Roman" w:hAnsi="Times New Roman" w:cs="Times New Roman"/>
            <w:sz w:val="28"/>
          </w:rPr>
          <w:delText>Driver</w:delText>
        </w:r>
      </w:del>
      <w:ins w:id="80" w:author="rimi park" w:date="2014-05-19T12:25:00Z">
        <w:r w:rsidR="00805B10">
          <w:rPr>
            <w:rFonts w:ascii="Times New Roman" w:hAnsi="Times New Roman" w:cs="Times New Roman"/>
            <w:sz w:val="28"/>
          </w:rPr>
          <w:t>d</w:t>
        </w:r>
        <w:r w:rsidR="00805B10" w:rsidRPr="008868D3">
          <w:rPr>
            <w:rFonts w:ascii="Times New Roman" w:hAnsi="Times New Roman" w:cs="Times New Roman"/>
            <w:sz w:val="28"/>
          </w:rPr>
          <w:t>river</w:t>
        </w:r>
      </w:ins>
      <w:r w:rsidRPr="008868D3">
        <w:rPr>
          <w:rFonts w:ascii="Times New Roman" w:hAnsi="Times New Roman" w:cs="Times New Roman"/>
          <w:sz w:val="28"/>
        </w:rPr>
        <w:t>.</w:t>
      </w:r>
    </w:p>
    <w:p w14:paraId="09685BE4" w14:textId="77777777" w:rsidR="00BA1697" w:rsidRDefault="00BA1697" w:rsidP="00496E2C">
      <w:pPr>
        <w:spacing w:after="0"/>
        <w:rPr>
          <w:rFonts w:ascii="Times New Roman" w:hAnsi="Times New Roman" w:cs="Times New Roman"/>
          <w:b/>
          <w:bCs/>
          <w:noProof/>
          <w:sz w:val="28"/>
        </w:rPr>
      </w:pPr>
    </w:p>
    <w:p w14:paraId="0399E3A4" w14:textId="77777777" w:rsidR="00F13773" w:rsidRDefault="00F13773" w:rsidP="00BA1697">
      <w:pPr>
        <w:rPr>
          <w:rFonts w:ascii="Times New Roman" w:hAnsi="Times New Roman" w:cs="Times New Roman"/>
          <w:noProof/>
          <w:sz w:val="32"/>
          <w:szCs w:val="32"/>
        </w:rPr>
      </w:pPr>
    </w:p>
    <w:p w14:paraId="41BECBB1" w14:textId="77777777" w:rsidR="00BA1697" w:rsidRDefault="00BA1697" w:rsidP="00BA1697">
      <w:pPr>
        <w:rPr>
          <w:rFonts w:ascii="Times New Roman" w:hAnsi="Times New Roman" w:cs="Times New Roman"/>
          <w:noProof/>
          <w:sz w:val="32"/>
          <w:szCs w:val="32"/>
        </w:rPr>
      </w:pPr>
      <w:r>
        <w:rPr>
          <w:rFonts w:ascii="Times New Roman" w:hAnsi="Times New Roman" w:cs="Times New Roman"/>
          <w:noProof/>
          <w:sz w:val="32"/>
          <w:szCs w:val="32"/>
        </w:rPr>
        <w:t>4.3 View</w:t>
      </w:r>
      <w:r w:rsidR="00D9092E">
        <w:rPr>
          <w:rFonts w:ascii="Times New Roman" w:hAnsi="Times New Roman" w:cs="Times New Roman"/>
          <w:noProof/>
          <w:sz w:val="32"/>
          <w:szCs w:val="32"/>
        </w:rPr>
        <w:t xml:space="preserve"> </w:t>
      </w:r>
      <w:r w:rsidR="00386D11">
        <w:rPr>
          <w:rFonts w:ascii="Times New Roman" w:hAnsi="Times New Roman" w:cs="Times New Roman"/>
          <w:noProof/>
          <w:sz w:val="32"/>
          <w:szCs w:val="32"/>
        </w:rPr>
        <w:t>booking</w:t>
      </w:r>
      <w:r w:rsidR="00D9092E">
        <w:rPr>
          <w:rFonts w:ascii="Times New Roman" w:hAnsi="Times New Roman" w:cs="Times New Roman"/>
          <w:noProof/>
          <w:sz w:val="32"/>
          <w:szCs w:val="32"/>
        </w:rPr>
        <w:t xml:space="preserve"> </w:t>
      </w:r>
      <w:r>
        <w:rPr>
          <w:rFonts w:ascii="Times New Roman" w:hAnsi="Times New Roman" w:cs="Times New Roman"/>
          <w:noProof/>
          <w:sz w:val="32"/>
          <w:szCs w:val="32"/>
        </w:rPr>
        <w:t>information Use Case (UC-03)</w:t>
      </w:r>
    </w:p>
    <w:p w14:paraId="4F991938" w14:textId="77777777" w:rsidR="00BA1697" w:rsidRDefault="00BA1697" w:rsidP="00BA1697">
      <w:pPr>
        <w:rPr>
          <w:rFonts w:ascii="Times New Roman" w:hAnsi="Times New Roman" w:cs="Times New Roman"/>
          <w:b/>
          <w:bCs/>
          <w:noProof/>
          <w:sz w:val="28"/>
        </w:rPr>
      </w:pPr>
    </w:p>
    <w:p w14:paraId="3F6963F8" w14:textId="77777777" w:rsidR="00BA1697" w:rsidRDefault="00386D11" w:rsidP="00BA1697">
      <w:pPr>
        <w:jc w:val="center"/>
        <w:rPr>
          <w:rFonts w:ascii="Times New Roman" w:hAnsi="Times New Roman" w:cs="Times New Roman"/>
          <w:b/>
          <w:bCs/>
          <w:noProof/>
          <w:sz w:val="28"/>
        </w:rPr>
      </w:pPr>
      <w:r w:rsidRPr="00386D11">
        <w:rPr>
          <w:rFonts w:ascii="Times New Roman" w:hAnsi="Times New Roman" w:cs="Times New Roman"/>
          <w:b/>
          <w:bCs/>
          <w:noProof/>
          <w:sz w:val="28"/>
          <w:lang w:eastAsia="ko-KR"/>
        </w:rPr>
        <w:drawing>
          <wp:inline distT="0" distB="0" distL="0" distR="0" wp14:anchorId="1C2A533C" wp14:editId="1EC7D760">
            <wp:extent cx="5060950" cy="2546310"/>
            <wp:effectExtent l="19050" t="0" r="6350" b="0"/>
            <wp:docPr id="18" name="Picture 12"/>
            <wp:cNvGraphicFramePr/>
            <a:graphic xmlns:a="http://schemas.openxmlformats.org/drawingml/2006/main">
              <a:graphicData uri="http://schemas.openxmlformats.org/drawingml/2006/picture">
                <pic:pic xmlns:pic="http://schemas.openxmlformats.org/drawingml/2006/picture">
                  <pic:nvPicPr>
                    <pic:cNvPr id="1039" name="Picture 15"/>
                    <pic:cNvPicPr>
                      <a:picLocks noChangeAspect="1" noChangeArrowheads="1"/>
                    </pic:cNvPicPr>
                  </pic:nvPicPr>
                  <pic:blipFill>
                    <a:blip r:embed="rId12"/>
                    <a:srcRect l="36237" t="21485" r="17093" b="30663"/>
                    <a:stretch>
                      <a:fillRect/>
                    </a:stretch>
                  </pic:blipFill>
                  <pic:spPr bwMode="auto">
                    <a:xfrm>
                      <a:off x="0" y="0"/>
                      <a:ext cx="5065761" cy="2548730"/>
                    </a:xfrm>
                    <a:prstGeom prst="rect">
                      <a:avLst/>
                    </a:prstGeom>
                    <a:noFill/>
                    <a:ln w="9525">
                      <a:noFill/>
                      <a:miter lim="800000"/>
                      <a:headEnd/>
                      <a:tailEnd/>
                    </a:ln>
                    <a:effectLst/>
                  </pic:spPr>
                </pic:pic>
              </a:graphicData>
            </a:graphic>
          </wp:inline>
        </w:drawing>
      </w:r>
    </w:p>
    <w:p w14:paraId="492CE6C7" w14:textId="77777777" w:rsidR="00BA1697" w:rsidRDefault="00BA1697" w:rsidP="00BE010F">
      <w:pPr>
        <w:jc w:val="center"/>
        <w:rPr>
          <w:rFonts w:ascii="Times New Roman" w:hAnsi="Times New Roman" w:cs="Times New Roman"/>
          <w:b/>
          <w:bCs/>
          <w:noProof/>
          <w:sz w:val="28"/>
        </w:rPr>
      </w:pPr>
      <w:r>
        <w:rPr>
          <w:rFonts w:ascii="Times New Roman" w:hAnsi="Times New Roman" w:cs="Times New Roman"/>
          <w:i/>
          <w:iCs/>
          <w:noProof/>
          <w:sz w:val="28"/>
        </w:rPr>
        <w:t xml:space="preserve">Figure </w:t>
      </w:r>
      <w:r w:rsidR="00DA5CCF">
        <w:rPr>
          <w:rFonts w:ascii="Times New Roman" w:hAnsi="Times New Roman" w:cs="Times New Roman"/>
          <w:i/>
          <w:iCs/>
          <w:noProof/>
          <w:sz w:val="28"/>
        </w:rPr>
        <w:t>6</w:t>
      </w:r>
      <w:r w:rsidRPr="00D70153">
        <w:rPr>
          <w:rFonts w:ascii="Times New Roman" w:hAnsi="Times New Roman" w:cs="Times New Roman"/>
          <w:i/>
          <w:iCs/>
          <w:noProof/>
          <w:sz w:val="28"/>
        </w:rPr>
        <w:t xml:space="preserve">: </w:t>
      </w:r>
      <w:r w:rsidR="00386D11">
        <w:rPr>
          <w:rFonts w:ascii="Times New Roman" w:hAnsi="Times New Roman" w:cs="Times New Roman"/>
          <w:i/>
          <w:iCs/>
          <w:sz w:val="28"/>
        </w:rPr>
        <w:t>Passengers can view booking</w:t>
      </w:r>
      <w:r w:rsidR="00D9092E">
        <w:rPr>
          <w:rFonts w:ascii="Times New Roman" w:hAnsi="Times New Roman" w:cs="Times New Roman"/>
          <w:i/>
          <w:iCs/>
          <w:sz w:val="28"/>
        </w:rPr>
        <w:t xml:space="preserve"> </w:t>
      </w:r>
      <w:r w:rsidR="00BE010F" w:rsidRPr="00BE010F">
        <w:rPr>
          <w:rFonts w:ascii="Times New Roman" w:hAnsi="Times New Roman" w:cs="Times New Roman"/>
          <w:i/>
          <w:iCs/>
          <w:sz w:val="28"/>
        </w:rPr>
        <w:t xml:space="preserve">information of red taxi. </w:t>
      </w:r>
      <w:r>
        <w:rPr>
          <w:rFonts w:ascii="Times New Roman" w:hAnsi="Times New Roman" w:cs="Times New Roman"/>
          <w:i/>
          <w:iCs/>
          <w:noProof/>
          <w:sz w:val="28"/>
        </w:rPr>
        <w:t>(UC-03)</w:t>
      </w:r>
    </w:p>
    <w:tbl>
      <w:tblPr>
        <w:tblStyle w:val="TableGrid"/>
        <w:tblW w:w="0" w:type="auto"/>
        <w:tblLook w:val="04A0" w:firstRow="1" w:lastRow="0" w:firstColumn="1" w:lastColumn="0" w:noHBand="0" w:noVBand="1"/>
      </w:tblPr>
      <w:tblGrid>
        <w:gridCol w:w="3652"/>
        <w:gridCol w:w="5590"/>
      </w:tblGrid>
      <w:tr w:rsidR="00BE010F" w14:paraId="77E593B9" w14:textId="77777777" w:rsidTr="006125D2">
        <w:tc>
          <w:tcPr>
            <w:tcW w:w="3652" w:type="dxa"/>
          </w:tcPr>
          <w:p w14:paraId="5A9E3749" w14:textId="77777777" w:rsidR="00BE010F" w:rsidRPr="002055E3" w:rsidRDefault="00BE010F" w:rsidP="00CD4537">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02BBC0F1" w14:textId="77777777" w:rsidR="00BE010F" w:rsidRPr="002055E3" w:rsidRDefault="00BE7622" w:rsidP="00CD4537">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UC-03</w:t>
            </w:r>
          </w:p>
        </w:tc>
      </w:tr>
      <w:tr w:rsidR="00BE010F" w14:paraId="5DEC2834" w14:textId="77777777" w:rsidTr="006125D2">
        <w:tc>
          <w:tcPr>
            <w:tcW w:w="3652" w:type="dxa"/>
          </w:tcPr>
          <w:p w14:paraId="3D610690" w14:textId="77777777" w:rsidR="00BE010F" w:rsidRPr="002055E3" w:rsidRDefault="00BE010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4E459183" w14:textId="77777777" w:rsidR="00BE010F" w:rsidRPr="002055E3" w:rsidRDefault="00BE010F" w:rsidP="00386D11">
            <w:pPr>
              <w:spacing w:after="100" w:afterAutospacing="1"/>
              <w:rPr>
                <w:rFonts w:ascii="Times New Roman" w:hAnsi="Times New Roman" w:cs="Times New Roman"/>
                <w:noProof/>
                <w:sz w:val="26"/>
                <w:szCs w:val="26"/>
              </w:rPr>
            </w:pPr>
            <w:r w:rsidRPr="00BE010F">
              <w:rPr>
                <w:rFonts w:ascii="Times New Roman" w:hAnsi="Times New Roman" w:cs="Times New Roman"/>
                <w:noProof/>
                <w:sz w:val="26"/>
                <w:szCs w:val="26"/>
              </w:rPr>
              <w:t xml:space="preserve">Passengers can view </w:t>
            </w:r>
            <w:r w:rsidR="00386D11">
              <w:rPr>
                <w:rFonts w:ascii="Times New Roman" w:hAnsi="Times New Roman" w:cs="Times New Roman"/>
                <w:noProof/>
                <w:sz w:val="26"/>
                <w:szCs w:val="26"/>
              </w:rPr>
              <w:t xml:space="preserve">booking </w:t>
            </w:r>
            <w:r w:rsidRPr="00BE010F">
              <w:rPr>
                <w:rFonts w:ascii="Times New Roman" w:hAnsi="Times New Roman" w:cs="Times New Roman"/>
                <w:noProof/>
                <w:sz w:val="26"/>
                <w:szCs w:val="26"/>
              </w:rPr>
              <w:t>information of red taxi.</w:t>
            </w:r>
          </w:p>
        </w:tc>
      </w:tr>
      <w:tr w:rsidR="00BE010F" w14:paraId="1C250525" w14:textId="77777777" w:rsidTr="006125D2">
        <w:tc>
          <w:tcPr>
            <w:tcW w:w="3652" w:type="dxa"/>
          </w:tcPr>
          <w:p w14:paraId="47CF3605" w14:textId="77777777" w:rsidR="00BE010F" w:rsidRPr="002055E3" w:rsidRDefault="00BE010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73584391" w14:textId="77777777" w:rsidR="00BE010F" w:rsidRPr="002055E3" w:rsidRDefault="00BE010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Passenger</w:t>
            </w:r>
          </w:p>
        </w:tc>
      </w:tr>
      <w:tr w:rsidR="00BE010F" w14:paraId="5EEA846A" w14:textId="77777777" w:rsidTr="006125D2">
        <w:tc>
          <w:tcPr>
            <w:tcW w:w="3652" w:type="dxa"/>
          </w:tcPr>
          <w:p w14:paraId="53430C78" w14:textId="77777777" w:rsidR="00BE010F" w:rsidRPr="002055E3" w:rsidRDefault="00BE010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4E4241FE" w14:textId="77777777" w:rsidR="00BE010F" w:rsidRPr="002055E3" w:rsidRDefault="00B16BCF" w:rsidP="005751F1">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w:t>
            </w:r>
            <w:r w:rsidR="00BE010F">
              <w:rPr>
                <w:rFonts w:ascii="Times New Roman" w:hAnsi="Times New Roman" w:cs="Times New Roman"/>
                <w:noProof/>
                <w:sz w:val="26"/>
                <w:szCs w:val="26"/>
              </w:rPr>
              <w:t xml:space="preserve">assenger can view the </w:t>
            </w:r>
            <w:r w:rsidR="005751F1">
              <w:rPr>
                <w:rFonts w:ascii="Times New Roman" w:hAnsi="Times New Roman" w:cs="Times New Roman"/>
                <w:noProof/>
                <w:sz w:val="26"/>
                <w:szCs w:val="26"/>
              </w:rPr>
              <w:t>request</w:t>
            </w:r>
            <w:r w:rsidR="00BE010F">
              <w:rPr>
                <w:rFonts w:ascii="Times New Roman" w:hAnsi="Times New Roman" w:cs="Times New Roman"/>
                <w:noProof/>
                <w:sz w:val="26"/>
                <w:szCs w:val="26"/>
              </w:rPr>
              <w:t xml:space="preserve"> information</w:t>
            </w:r>
            <w:r w:rsidR="002F3B31">
              <w:rPr>
                <w:rFonts w:ascii="Times New Roman" w:hAnsi="Times New Roman" w:cs="Times New Roman"/>
                <w:noProof/>
                <w:sz w:val="26"/>
                <w:szCs w:val="26"/>
              </w:rPr>
              <w:t xml:space="preserve"> that the driver already confirm</w:t>
            </w:r>
            <w:r w:rsidR="005751F1">
              <w:rPr>
                <w:rFonts w:ascii="Times New Roman" w:hAnsi="Times New Roman" w:cs="Times New Roman"/>
                <w:noProof/>
                <w:sz w:val="26"/>
                <w:szCs w:val="26"/>
              </w:rPr>
              <w:t>ed</w:t>
            </w:r>
            <w:r w:rsidR="00BE010F">
              <w:rPr>
                <w:rFonts w:ascii="Times New Roman" w:hAnsi="Times New Roman" w:cs="Times New Roman"/>
                <w:noProof/>
                <w:sz w:val="26"/>
                <w:szCs w:val="26"/>
              </w:rPr>
              <w:t xml:space="preserve"> via the </w:t>
            </w:r>
            <w:r w:rsidR="005751F1">
              <w:rPr>
                <w:rFonts w:ascii="Times New Roman" w:hAnsi="Times New Roman" w:cs="Times New Roman"/>
                <w:noProof/>
                <w:sz w:val="26"/>
                <w:szCs w:val="26"/>
              </w:rPr>
              <w:t xml:space="preserve">“booking” tab </w:t>
            </w:r>
            <w:r w:rsidR="002F3B31">
              <w:rPr>
                <w:rFonts w:ascii="Times New Roman" w:hAnsi="Times New Roman" w:cs="Times New Roman"/>
                <w:noProof/>
                <w:sz w:val="26"/>
                <w:szCs w:val="26"/>
              </w:rPr>
              <w:t>in the menu bar at the button of the screen.</w:t>
            </w:r>
          </w:p>
        </w:tc>
      </w:tr>
      <w:tr w:rsidR="00BE010F" w14:paraId="2C7C3FDE" w14:textId="77777777" w:rsidTr="006125D2">
        <w:tc>
          <w:tcPr>
            <w:tcW w:w="3652" w:type="dxa"/>
          </w:tcPr>
          <w:p w14:paraId="65E6B9DC" w14:textId="77777777" w:rsidR="00BE010F" w:rsidRPr="002055E3" w:rsidRDefault="00BE010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5F752794" w14:textId="77777777" w:rsidR="00BE010F" w:rsidRPr="002055E3" w:rsidRDefault="00B16BCF" w:rsidP="00805B10">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w:t>
            </w:r>
            <w:r w:rsidR="00BE010F" w:rsidRPr="002055E3">
              <w:rPr>
                <w:rFonts w:ascii="Times New Roman" w:hAnsi="Times New Roman" w:cs="Times New Roman"/>
                <w:noProof/>
                <w:sz w:val="26"/>
                <w:szCs w:val="26"/>
              </w:rPr>
              <w:t xml:space="preserve">assenger </w:t>
            </w:r>
            <w:r w:rsidR="00BE010F">
              <w:rPr>
                <w:rFonts w:ascii="Times New Roman" w:hAnsi="Times New Roman" w:cs="Times New Roman"/>
                <w:noProof/>
                <w:sz w:val="26"/>
                <w:szCs w:val="26"/>
              </w:rPr>
              <w:t xml:space="preserve">click </w:t>
            </w:r>
            <w:r w:rsidR="002F3B31">
              <w:rPr>
                <w:rFonts w:ascii="Times New Roman" w:hAnsi="Times New Roman" w:cs="Times New Roman"/>
                <w:noProof/>
                <w:sz w:val="26"/>
                <w:szCs w:val="26"/>
              </w:rPr>
              <w:t xml:space="preserve">on the </w:t>
            </w:r>
            <w:r w:rsidR="00BE010F">
              <w:rPr>
                <w:rFonts w:ascii="Times New Roman" w:hAnsi="Times New Roman" w:cs="Times New Roman"/>
                <w:noProof/>
                <w:sz w:val="26"/>
                <w:szCs w:val="26"/>
              </w:rPr>
              <w:t>“</w:t>
            </w:r>
            <w:r w:rsidR="002F3B31">
              <w:rPr>
                <w:rFonts w:ascii="Times New Roman" w:hAnsi="Times New Roman" w:cs="Times New Roman"/>
                <w:noProof/>
                <w:sz w:val="26"/>
                <w:szCs w:val="26"/>
              </w:rPr>
              <w:t>booking</w:t>
            </w:r>
            <w:r w:rsidR="00BE010F">
              <w:rPr>
                <w:rFonts w:ascii="Times New Roman" w:hAnsi="Times New Roman" w:cs="Times New Roman"/>
                <w:noProof/>
                <w:sz w:val="26"/>
                <w:szCs w:val="26"/>
              </w:rPr>
              <w:t>”</w:t>
            </w:r>
            <w:r w:rsidR="005751F1">
              <w:rPr>
                <w:rFonts w:ascii="Times New Roman" w:hAnsi="Times New Roman" w:cs="Times New Roman"/>
                <w:noProof/>
                <w:sz w:val="26"/>
                <w:szCs w:val="26"/>
              </w:rPr>
              <w:t xml:space="preserve"> tab in the menu</w:t>
            </w:r>
            <w:del w:id="81" w:author="rimi park" w:date="2014-05-19T12:25:00Z">
              <w:r w:rsidR="005751F1" w:rsidDel="00805B10">
                <w:rPr>
                  <w:rFonts w:ascii="Times New Roman" w:hAnsi="Times New Roman" w:cs="Times New Roman"/>
                  <w:noProof/>
                  <w:sz w:val="26"/>
                  <w:szCs w:val="26"/>
                </w:rPr>
                <w:delText xml:space="preserve"> bar at the bottom of the screen.</w:delText>
              </w:r>
            </w:del>
            <w:ins w:id="82" w:author="rimi park" w:date="2014-05-19T12:25:00Z">
              <w:r w:rsidR="00805B10">
                <w:rPr>
                  <w:rFonts w:ascii="Times New Roman" w:hAnsi="Times New Roman" w:cs="Times New Roman"/>
                  <w:noProof/>
                  <w:sz w:val="26"/>
                  <w:szCs w:val="26"/>
                </w:rPr>
                <w:t>.</w:t>
              </w:r>
            </w:ins>
          </w:p>
        </w:tc>
      </w:tr>
      <w:tr w:rsidR="00B16BCF" w14:paraId="7DA7C484" w14:textId="77777777" w:rsidTr="006125D2">
        <w:tc>
          <w:tcPr>
            <w:tcW w:w="3652" w:type="dxa"/>
          </w:tcPr>
          <w:p w14:paraId="35AAFF17" w14:textId="77777777" w:rsidR="00B16BCF" w:rsidRPr="002055E3" w:rsidRDefault="00B16BC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7C08EE38" w14:textId="77777777" w:rsidR="00B16BCF" w:rsidRPr="00B16BCF" w:rsidRDefault="00B16BCF" w:rsidP="00805B10">
            <w:pPr>
              <w:pStyle w:val="ListParagraph"/>
              <w:numPr>
                <w:ilvl w:val="0"/>
                <w:numId w:val="16"/>
              </w:numPr>
              <w:spacing w:after="100" w:afterAutospacing="1"/>
              <w:rPr>
                <w:rFonts w:ascii="Times New Roman" w:hAnsi="Times New Roman" w:cs="Times New Roman"/>
                <w:noProof/>
                <w:sz w:val="26"/>
                <w:szCs w:val="26"/>
              </w:rPr>
            </w:pPr>
            <w:r w:rsidRPr="00B16BCF">
              <w:rPr>
                <w:rFonts w:ascii="Times New Roman" w:hAnsi="Times New Roman" w:cs="Times New Roman"/>
                <w:noProof/>
                <w:sz w:val="26"/>
                <w:szCs w:val="26"/>
              </w:rPr>
              <w:t>Passenger</w:t>
            </w:r>
            <w:r w:rsidR="005751F1">
              <w:rPr>
                <w:rFonts w:ascii="Times New Roman" w:hAnsi="Times New Roman" w:cs="Times New Roman"/>
                <w:noProof/>
                <w:sz w:val="26"/>
                <w:szCs w:val="26"/>
              </w:rPr>
              <w:t xml:space="preserve"> </w:t>
            </w:r>
            <w:del w:id="83" w:author="rimi park" w:date="2014-05-19T12:31:00Z">
              <w:r w:rsidRPr="00B16BCF" w:rsidDel="00805B10">
                <w:rPr>
                  <w:rFonts w:ascii="Times New Roman" w:hAnsi="Times New Roman" w:cs="Times New Roman"/>
                  <w:noProof/>
                  <w:sz w:val="26"/>
                  <w:szCs w:val="26"/>
                </w:rPr>
                <w:delText>can send</w:delText>
              </w:r>
            </w:del>
            <w:ins w:id="84" w:author="rimi park" w:date="2014-05-19T12:31:00Z">
              <w:r w:rsidR="00805B10">
                <w:rPr>
                  <w:rFonts w:ascii="Times New Roman" w:hAnsi="Times New Roman" w:cs="Times New Roman"/>
                  <w:noProof/>
                  <w:sz w:val="26"/>
                  <w:szCs w:val="26"/>
                </w:rPr>
                <w:t>has already sent a</w:t>
              </w:r>
            </w:ins>
            <w:r w:rsidRPr="00B16BCF">
              <w:rPr>
                <w:rFonts w:ascii="Times New Roman" w:hAnsi="Times New Roman" w:cs="Times New Roman"/>
                <w:noProof/>
                <w:sz w:val="26"/>
                <w:szCs w:val="26"/>
              </w:rPr>
              <w:t xml:space="preserve"> request to a driver.</w:t>
            </w:r>
            <w:r w:rsidR="00EB0315">
              <w:rPr>
                <w:rFonts w:ascii="Times New Roman" w:hAnsi="Times New Roman" w:cs="Times New Roman"/>
                <w:noProof/>
                <w:sz w:val="26"/>
                <w:szCs w:val="26"/>
              </w:rPr>
              <w:br/>
              <w:t xml:space="preserve"> (UC-02)</w:t>
            </w:r>
          </w:p>
        </w:tc>
      </w:tr>
      <w:tr w:rsidR="005751F1" w14:paraId="433B0E7C" w14:textId="77777777" w:rsidTr="006125D2">
        <w:tc>
          <w:tcPr>
            <w:tcW w:w="3652" w:type="dxa"/>
          </w:tcPr>
          <w:p w14:paraId="282AE4A1" w14:textId="77777777" w:rsidR="005751F1" w:rsidRPr="002055E3" w:rsidRDefault="005751F1" w:rsidP="00CD4537">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 xml:space="preserve">Post-conditions: </w:t>
            </w:r>
          </w:p>
        </w:tc>
        <w:tc>
          <w:tcPr>
            <w:tcW w:w="5590" w:type="dxa"/>
          </w:tcPr>
          <w:p w14:paraId="1091C4E4" w14:textId="77777777" w:rsidR="005751F1" w:rsidRPr="005751F1" w:rsidRDefault="005751F1" w:rsidP="005751F1">
            <w:pPr>
              <w:spacing w:after="100" w:afterAutospacing="1"/>
              <w:rPr>
                <w:rFonts w:ascii="Times New Roman" w:hAnsi="Times New Roman" w:cs="Times New Roman"/>
                <w:noProof/>
                <w:sz w:val="26"/>
                <w:szCs w:val="26"/>
              </w:rPr>
            </w:pPr>
            <w:r w:rsidRPr="005751F1">
              <w:rPr>
                <w:rFonts w:ascii="Times New Roman" w:hAnsi="Times New Roman" w:cs="Times New Roman"/>
                <w:noProof/>
                <w:sz w:val="26"/>
                <w:szCs w:val="26"/>
              </w:rPr>
              <w:t>N/A</w:t>
            </w:r>
          </w:p>
        </w:tc>
      </w:tr>
      <w:tr w:rsidR="00B16BCF" w14:paraId="36A0BAA2" w14:textId="77777777" w:rsidTr="006125D2">
        <w:tc>
          <w:tcPr>
            <w:tcW w:w="3652" w:type="dxa"/>
          </w:tcPr>
          <w:p w14:paraId="4BA7729A" w14:textId="77777777" w:rsidR="00B16BCF" w:rsidRPr="002055E3" w:rsidRDefault="00B16BC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71E469B1" w14:textId="77777777" w:rsidR="00B16BCF" w:rsidRDefault="00B16BCF" w:rsidP="002F3B31">
            <w:pPr>
              <w:rPr>
                <w:rFonts w:ascii="Times New Roman" w:hAnsi="Times New Roman" w:cs="Times New Roman"/>
                <w:noProof/>
                <w:sz w:val="26"/>
                <w:szCs w:val="26"/>
              </w:rPr>
            </w:pPr>
            <w:r w:rsidRPr="002055E3">
              <w:rPr>
                <w:rFonts w:ascii="Times New Roman" w:hAnsi="Times New Roman" w:cs="Times New Roman"/>
                <w:noProof/>
                <w:sz w:val="26"/>
                <w:szCs w:val="26"/>
              </w:rPr>
              <w:t>1.</w:t>
            </w:r>
            <w:r w:rsidR="005751F1">
              <w:rPr>
                <w:rFonts w:ascii="Times New Roman" w:hAnsi="Times New Roman" w:cs="Times New Roman"/>
                <w:noProof/>
                <w:sz w:val="26"/>
                <w:szCs w:val="26"/>
              </w:rPr>
              <w:t xml:space="preserve"> P</w:t>
            </w:r>
            <w:r w:rsidR="005751F1" w:rsidRPr="002055E3">
              <w:rPr>
                <w:rFonts w:ascii="Times New Roman" w:hAnsi="Times New Roman" w:cs="Times New Roman"/>
                <w:noProof/>
                <w:sz w:val="26"/>
                <w:szCs w:val="26"/>
              </w:rPr>
              <w:t xml:space="preserve">assenger </w:t>
            </w:r>
            <w:r w:rsidR="005751F1">
              <w:rPr>
                <w:rFonts w:ascii="Times New Roman" w:hAnsi="Times New Roman" w:cs="Times New Roman"/>
                <w:noProof/>
                <w:sz w:val="26"/>
                <w:szCs w:val="26"/>
              </w:rPr>
              <w:t>click on the “booking” tab in the menu bar at the button of the screen.</w:t>
            </w:r>
          </w:p>
          <w:p w14:paraId="62B78CC8" w14:textId="77777777" w:rsidR="00B16BCF" w:rsidRPr="002055E3" w:rsidRDefault="005751F1" w:rsidP="005751F1">
            <w:pPr>
              <w:rPr>
                <w:rFonts w:ascii="Times New Roman" w:hAnsi="Times New Roman" w:cs="Times New Roman"/>
                <w:noProof/>
                <w:sz w:val="26"/>
                <w:szCs w:val="26"/>
              </w:rPr>
            </w:pPr>
            <w:commentRangeStart w:id="85"/>
            <w:r>
              <w:rPr>
                <w:rFonts w:ascii="Times New Roman" w:hAnsi="Times New Roman" w:cs="Times New Roman"/>
                <w:noProof/>
                <w:sz w:val="26"/>
                <w:szCs w:val="26"/>
              </w:rPr>
              <w:t>2.S</w:t>
            </w:r>
            <w:r w:rsidR="00B16BCF">
              <w:rPr>
                <w:rFonts w:ascii="Times New Roman" w:hAnsi="Times New Roman" w:cs="Times New Roman"/>
                <w:noProof/>
                <w:sz w:val="26"/>
                <w:szCs w:val="26"/>
              </w:rPr>
              <w:t xml:space="preserve">ystem </w:t>
            </w:r>
            <w:r>
              <w:rPr>
                <w:rFonts w:ascii="Times New Roman" w:hAnsi="Times New Roman" w:cs="Times New Roman"/>
                <w:noProof/>
                <w:sz w:val="26"/>
                <w:szCs w:val="26"/>
              </w:rPr>
              <w:t xml:space="preserve">retrieves </w:t>
            </w:r>
            <w:r w:rsidR="00A268CF">
              <w:rPr>
                <w:rFonts w:ascii="Times New Roman" w:hAnsi="Times New Roman" w:cs="Times New Roman"/>
                <w:noProof/>
                <w:sz w:val="26"/>
                <w:szCs w:val="26"/>
              </w:rPr>
              <w:t xml:space="preserve">the </w:t>
            </w:r>
            <w:r w:rsidR="00B16BCF">
              <w:rPr>
                <w:rFonts w:ascii="Times New Roman" w:hAnsi="Times New Roman" w:cs="Times New Roman"/>
                <w:noProof/>
                <w:sz w:val="26"/>
                <w:szCs w:val="26"/>
              </w:rPr>
              <w:t>booking information</w:t>
            </w:r>
            <w:r w:rsidR="00A268CF">
              <w:rPr>
                <w:rFonts w:ascii="Times New Roman" w:hAnsi="Times New Roman" w:cs="Times New Roman"/>
                <w:noProof/>
                <w:sz w:val="26"/>
                <w:szCs w:val="26"/>
              </w:rPr>
              <w:t xml:space="preserve"> </w:t>
            </w:r>
            <w:r w:rsidR="00E558F0">
              <w:rPr>
                <w:rFonts w:ascii="Times New Roman" w:hAnsi="Times New Roman" w:cs="Times New Roman"/>
                <w:noProof/>
                <w:sz w:val="26"/>
                <w:szCs w:val="26"/>
              </w:rPr>
              <w:t xml:space="preserve">from database </w:t>
            </w:r>
            <w:r w:rsidR="00A268CF">
              <w:rPr>
                <w:rFonts w:ascii="Times New Roman" w:hAnsi="Times New Roman" w:cs="Times New Roman"/>
                <w:noProof/>
                <w:sz w:val="26"/>
                <w:szCs w:val="26"/>
              </w:rPr>
              <w:t>and displays it to passenger</w:t>
            </w:r>
            <w:r w:rsidR="00B16BCF">
              <w:rPr>
                <w:rFonts w:ascii="Times New Roman" w:hAnsi="Times New Roman" w:cs="Times New Roman"/>
                <w:noProof/>
                <w:sz w:val="26"/>
                <w:szCs w:val="26"/>
              </w:rPr>
              <w:t>.</w:t>
            </w:r>
            <w:commentRangeEnd w:id="85"/>
            <w:r w:rsidR="00805B10">
              <w:rPr>
                <w:rStyle w:val="CommentReference"/>
              </w:rPr>
              <w:commentReference w:id="85"/>
            </w:r>
          </w:p>
        </w:tc>
      </w:tr>
      <w:tr w:rsidR="00B16BCF" w14:paraId="4C9B9CEE" w14:textId="77777777" w:rsidTr="006125D2">
        <w:tc>
          <w:tcPr>
            <w:tcW w:w="3652" w:type="dxa"/>
          </w:tcPr>
          <w:p w14:paraId="4F24BADB" w14:textId="77777777" w:rsidR="00B16BCF" w:rsidRPr="002055E3" w:rsidRDefault="00B16BC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Alternative Flows:</w:t>
            </w:r>
          </w:p>
        </w:tc>
        <w:tc>
          <w:tcPr>
            <w:tcW w:w="5590" w:type="dxa"/>
          </w:tcPr>
          <w:p w14:paraId="4F2153E0" w14:textId="77777777" w:rsidR="00B16BCF" w:rsidRPr="002055E3" w:rsidRDefault="005751F1" w:rsidP="002F3B31">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N/A</w:t>
            </w:r>
          </w:p>
        </w:tc>
      </w:tr>
      <w:tr w:rsidR="00B16BCF" w14:paraId="4E67DBAB" w14:textId="77777777" w:rsidTr="006125D2">
        <w:tc>
          <w:tcPr>
            <w:tcW w:w="3652" w:type="dxa"/>
          </w:tcPr>
          <w:p w14:paraId="08E0272A" w14:textId="77777777" w:rsidR="00B16BCF" w:rsidRPr="002055E3" w:rsidRDefault="00B16BC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1A4B1B6D" w14:textId="77777777" w:rsidR="00B16BCF" w:rsidRPr="002055E3" w:rsidRDefault="00B16BC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N/A</w:t>
            </w:r>
          </w:p>
        </w:tc>
      </w:tr>
      <w:tr w:rsidR="00B16BCF" w14:paraId="18FB55B5" w14:textId="77777777" w:rsidTr="006125D2">
        <w:tc>
          <w:tcPr>
            <w:tcW w:w="3652" w:type="dxa"/>
          </w:tcPr>
          <w:p w14:paraId="01631C5F" w14:textId="77777777" w:rsidR="00B16BCF" w:rsidRPr="002055E3" w:rsidRDefault="00B16BC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5244158B" w14:textId="77777777" w:rsidR="00B16BCF" w:rsidRPr="002055E3" w:rsidRDefault="00B16BCF" w:rsidP="00CD4537">
            <w:pPr>
              <w:spacing w:after="100" w:afterAutospacing="1"/>
              <w:rPr>
                <w:rFonts w:ascii="Times New Roman" w:hAnsi="Times New Roman" w:cs="Times New Roman"/>
                <w:noProof/>
                <w:sz w:val="26"/>
                <w:szCs w:val="26"/>
              </w:rPr>
            </w:pPr>
          </w:p>
        </w:tc>
      </w:tr>
      <w:tr w:rsidR="00B16BCF" w14:paraId="155EE2DD" w14:textId="77777777" w:rsidTr="006125D2">
        <w:tc>
          <w:tcPr>
            <w:tcW w:w="3652" w:type="dxa"/>
          </w:tcPr>
          <w:p w14:paraId="7D13C862" w14:textId="77777777" w:rsidR="00B16BCF" w:rsidRPr="002055E3" w:rsidRDefault="00B16BCF" w:rsidP="00CD4537">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7AFB4A50" w14:textId="77777777" w:rsidR="00B16BCF" w:rsidRPr="002055E3" w:rsidRDefault="00B16BCF" w:rsidP="00CD4537">
            <w:pPr>
              <w:spacing w:after="100" w:afterAutospacing="1"/>
              <w:rPr>
                <w:rFonts w:ascii="Times New Roman" w:hAnsi="Times New Roman" w:cs="Times New Roman"/>
                <w:noProof/>
                <w:sz w:val="26"/>
                <w:szCs w:val="26"/>
              </w:rPr>
            </w:pPr>
          </w:p>
        </w:tc>
      </w:tr>
    </w:tbl>
    <w:p w14:paraId="7431FF3D" w14:textId="77777777" w:rsidR="002055E3" w:rsidRDefault="002055E3" w:rsidP="00B430CB">
      <w:pPr>
        <w:spacing w:after="100" w:afterAutospacing="1"/>
        <w:jc w:val="center"/>
        <w:rPr>
          <w:rFonts w:ascii="Times New Roman" w:hAnsi="Times New Roman" w:cs="Times New Roman"/>
          <w:i/>
          <w:iCs/>
          <w:noProof/>
          <w:sz w:val="28"/>
        </w:rPr>
      </w:pPr>
    </w:p>
    <w:p w14:paraId="3D19C7E3" w14:textId="77777777" w:rsidR="002F3B31" w:rsidRDefault="002F3B31" w:rsidP="002F3B31">
      <w:pPr>
        <w:spacing w:after="240"/>
        <w:rPr>
          <w:rFonts w:ascii="Times New Roman" w:hAnsi="Times New Roman" w:cs="Times New Roman"/>
          <w:b/>
          <w:bCs/>
          <w:sz w:val="28"/>
        </w:rPr>
      </w:pPr>
      <w:r>
        <w:rPr>
          <w:rFonts w:ascii="Times New Roman" w:hAnsi="Times New Roman" w:cs="Times New Roman"/>
          <w:b/>
          <w:bCs/>
          <w:sz w:val="28"/>
        </w:rPr>
        <w:lastRenderedPageBreak/>
        <w:t>UC-0</w:t>
      </w:r>
      <w:r w:rsidR="00BE7622">
        <w:rPr>
          <w:rFonts w:ascii="Times New Roman" w:hAnsi="Times New Roman" w:cs="Times New Roman"/>
          <w:b/>
          <w:bCs/>
          <w:sz w:val="28"/>
        </w:rPr>
        <w:t>3</w:t>
      </w:r>
      <w:r w:rsidRPr="00BA1697">
        <w:t xml:space="preserve"> </w:t>
      </w:r>
      <w:r w:rsidR="00BE7622" w:rsidRPr="00BE7622">
        <w:rPr>
          <w:rFonts w:ascii="Times New Roman" w:hAnsi="Times New Roman" w:cs="Times New Roman"/>
          <w:b/>
          <w:bCs/>
          <w:sz w:val="28"/>
        </w:rPr>
        <w:t>Passengers can view booking information of red taxi.</w:t>
      </w:r>
    </w:p>
    <w:p w14:paraId="21162BB4" w14:textId="77777777" w:rsidR="00CD4537" w:rsidRDefault="00CD4537" w:rsidP="002F3B31">
      <w:pPr>
        <w:rPr>
          <w:rFonts w:ascii="Times New Roman" w:hAnsi="Times New Roman" w:cs="Times New Roman"/>
          <w:b/>
          <w:bCs/>
          <w:noProof/>
          <w:sz w:val="28"/>
        </w:rPr>
      </w:pPr>
      <w:r>
        <w:rPr>
          <w:rFonts w:ascii="Times New Roman" w:hAnsi="Times New Roman" w:cs="Times New Roman"/>
          <w:noProof/>
          <w:sz w:val="26"/>
          <w:szCs w:val="26"/>
        </w:rPr>
        <w:t>In this use case the passenger can view the booking information that the driver already confirm the request via the booking tap in the menu bar at the button of the screen.</w:t>
      </w:r>
    </w:p>
    <w:p w14:paraId="6A9762DE" w14:textId="77777777" w:rsidR="00CD4537" w:rsidRPr="00CD4537" w:rsidRDefault="002F3B31" w:rsidP="00CD4537">
      <w:pPr>
        <w:rPr>
          <w:rFonts w:ascii="Times New Roman" w:hAnsi="Times New Roman" w:cs="Times New Roman"/>
          <w:noProof/>
          <w:sz w:val="28"/>
        </w:rPr>
      </w:pPr>
      <w:r w:rsidRPr="00BA1697">
        <w:rPr>
          <w:rFonts w:ascii="Times New Roman" w:hAnsi="Times New Roman" w:cs="Times New Roman"/>
          <w:b/>
          <w:bCs/>
          <w:noProof/>
          <w:sz w:val="28"/>
        </w:rPr>
        <w:t>Input:</w:t>
      </w:r>
      <w:r>
        <w:rPr>
          <w:rFonts w:ascii="Times New Roman" w:hAnsi="Times New Roman" w:cs="Times New Roman"/>
          <w:noProof/>
          <w:sz w:val="28"/>
        </w:rPr>
        <w:t xml:space="preserve"> None</w:t>
      </w:r>
    </w:p>
    <w:p w14:paraId="4CB8CD9E" w14:textId="77777777" w:rsidR="00E558F0" w:rsidRDefault="00CD4537" w:rsidP="00CD4537">
      <w:pPr>
        <w:rPr>
          <w:rFonts w:ascii="Times New Roman" w:hAnsi="Times New Roman" w:cs="Times New Roman"/>
          <w:b/>
          <w:bCs/>
          <w:noProof/>
          <w:sz w:val="28"/>
        </w:rPr>
      </w:pPr>
      <w:r w:rsidRPr="001855C7">
        <w:rPr>
          <w:rFonts w:ascii="Times New Roman" w:hAnsi="Times New Roman" w:cs="Times New Roman"/>
          <w:b/>
          <w:bCs/>
          <w:noProof/>
          <w:sz w:val="28"/>
        </w:rPr>
        <w:t>Action:</w:t>
      </w:r>
      <w:r w:rsidR="00E558F0" w:rsidRPr="00E558F0">
        <w:t xml:space="preserve"> </w:t>
      </w:r>
    </w:p>
    <w:p w14:paraId="68B5009C" w14:textId="77777777" w:rsidR="00CD4537" w:rsidRDefault="00CD4537" w:rsidP="00CD4537">
      <w:pPr>
        <w:rPr>
          <w:rFonts w:ascii="Times New Roman" w:hAnsi="Times New Roman" w:cs="Times New Roman"/>
          <w:b/>
          <w:bCs/>
          <w:noProof/>
          <w:sz w:val="28"/>
        </w:rPr>
      </w:pPr>
    </w:p>
    <w:p w14:paraId="02E55530" w14:textId="77777777" w:rsidR="00CD4537" w:rsidRDefault="00CD4537" w:rsidP="00CD4537">
      <w:pPr>
        <w:rPr>
          <w:rFonts w:ascii="Times New Roman" w:hAnsi="Times New Roman" w:cs="Times New Roman"/>
          <w:b/>
          <w:bCs/>
          <w:noProof/>
          <w:sz w:val="28"/>
        </w:rPr>
      </w:pPr>
    </w:p>
    <w:p w14:paraId="3301D739" w14:textId="77777777" w:rsidR="00CD4537" w:rsidRDefault="00CD4537" w:rsidP="00CD4537">
      <w:pPr>
        <w:rPr>
          <w:rFonts w:ascii="Times New Roman" w:hAnsi="Times New Roman" w:cs="Times New Roman"/>
          <w:b/>
          <w:bCs/>
          <w:noProof/>
          <w:sz w:val="28"/>
        </w:rPr>
      </w:pPr>
    </w:p>
    <w:p w14:paraId="68AA75CE" w14:textId="77777777" w:rsidR="00CD4537" w:rsidRDefault="00CD4537" w:rsidP="00CD4537">
      <w:pPr>
        <w:rPr>
          <w:rFonts w:ascii="Times New Roman" w:hAnsi="Times New Roman" w:cs="Times New Roman"/>
          <w:b/>
          <w:bCs/>
          <w:noProof/>
          <w:sz w:val="28"/>
        </w:rPr>
      </w:pPr>
    </w:p>
    <w:p w14:paraId="6E765758" w14:textId="77777777" w:rsidR="00CD4537" w:rsidRDefault="00CD4537" w:rsidP="00CD4537">
      <w:pPr>
        <w:rPr>
          <w:rFonts w:ascii="Times New Roman" w:hAnsi="Times New Roman" w:cs="Times New Roman"/>
          <w:b/>
          <w:bCs/>
          <w:noProof/>
          <w:sz w:val="28"/>
        </w:rPr>
      </w:pPr>
    </w:p>
    <w:p w14:paraId="4D01C04E" w14:textId="77777777" w:rsidR="00CD4537" w:rsidRDefault="00CD4537" w:rsidP="00CD4537">
      <w:pPr>
        <w:rPr>
          <w:rFonts w:ascii="Times New Roman" w:hAnsi="Times New Roman" w:cs="Times New Roman"/>
          <w:b/>
          <w:bCs/>
          <w:noProof/>
          <w:sz w:val="28"/>
        </w:rPr>
      </w:pPr>
    </w:p>
    <w:p w14:paraId="573B5B8F" w14:textId="77777777" w:rsidR="00CD4537" w:rsidRDefault="00CD4537" w:rsidP="00CD4537">
      <w:pPr>
        <w:rPr>
          <w:rFonts w:ascii="Times New Roman" w:hAnsi="Times New Roman" w:cs="Times New Roman"/>
          <w:b/>
          <w:bCs/>
          <w:noProof/>
          <w:sz w:val="28"/>
        </w:rPr>
      </w:pPr>
    </w:p>
    <w:p w14:paraId="1B345405" w14:textId="77777777" w:rsidR="00CD4537" w:rsidRDefault="00CD4537" w:rsidP="00CD4537">
      <w:pPr>
        <w:rPr>
          <w:rFonts w:ascii="Times New Roman" w:hAnsi="Times New Roman" w:cs="Times New Roman"/>
          <w:b/>
          <w:bCs/>
          <w:noProof/>
          <w:sz w:val="28"/>
        </w:rPr>
      </w:pPr>
    </w:p>
    <w:p w14:paraId="4187F9D7" w14:textId="77777777" w:rsidR="00CD4537" w:rsidRDefault="00CD4537" w:rsidP="00CD4537">
      <w:pPr>
        <w:rPr>
          <w:rFonts w:ascii="Times New Roman" w:hAnsi="Times New Roman" w:cs="Times New Roman"/>
          <w:b/>
          <w:bCs/>
          <w:noProof/>
          <w:sz w:val="28"/>
        </w:rPr>
      </w:pPr>
    </w:p>
    <w:p w14:paraId="18888586" w14:textId="77777777" w:rsidR="00CD4537" w:rsidRDefault="00CD4537" w:rsidP="00CD4537">
      <w:pPr>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If successful, the system will provide</w:t>
      </w:r>
      <w:r>
        <w:rPr>
          <w:rFonts w:ascii="Times New Roman" w:hAnsi="Times New Roman" w:cs="Times New Roman"/>
          <w:noProof/>
          <w:sz w:val="28"/>
        </w:rPr>
        <w:t xml:space="preserve"> interface that display the</w:t>
      </w:r>
      <w:r w:rsidRPr="00BA1697">
        <w:rPr>
          <w:rFonts w:ascii="Times New Roman" w:hAnsi="Times New Roman" w:cs="Times New Roman"/>
          <w:noProof/>
          <w:sz w:val="28"/>
        </w:rPr>
        <w:t xml:space="preserve"> </w:t>
      </w:r>
      <w:r>
        <w:rPr>
          <w:rFonts w:ascii="Times New Roman" w:hAnsi="Times New Roman" w:cs="Times New Roman"/>
          <w:noProof/>
          <w:sz w:val="28"/>
        </w:rPr>
        <w:t>booking information of passenger.</w:t>
      </w:r>
    </w:p>
    <w:p w14:paraId="4877260B" w14:textId="77777777" w:rsidR="0000052E" w:rsidRPr="00BA1697" w:rsidRDefault="0000052E" w:rsidP="00CD4537">
      <w:pPr>
        <w:rPr>
          <w:rFonts w:ascii="Times New Roman" w:hAnsi="Times New Roman" w:cs="Times New Roman"/>
          <w:noProof/>
          <w:sz w:val="28"/>
        </w:rPr>
      </w:pPr>
    </w:p>
    <w:p w14:paraId="1DFB4EF6" w14:textId="77777777" w:rsidR="00CD4537" w:rsidRDefault="00CD4537" w:rsidP="00CD4537">
      <w:pPr>
        <w:rPr>
          <w:rFonts w:ascii="Times New Roman" w:hAnsi="Times New Roman" w:cs="Times New Roman"/>
          <w:b/>
          <w:bCs/>
          <w:noProof/>
          <w:sz w:val="28"/>
        </w:rPr>
      </w:pPr>
      <w:r w:rsidRPr="001855C7">
        <w:rPr>
          <w:rFonts w:ascii="Times New Roman" w:hAnsi="Times New Roman" w:cs="Times New Roman"/>
          <w:b/>
          <w:bCs/>
          <w:noProof/>
          <w:sz w:val="28"/>
        </w:rPr>
        <w:t>System Requirement Specification</w:t>
      </w:r>
    </w:p>
    <w:p w14:paraId="4D10FA79" w14:textId="77777777" w:rsidR="00E558F0" w:rsidRDefault="00E558F0" w:rsidP="00E558F0">
      <w:pPr>
        <w:rPr>
          <w:rFonts w:ascii="Times New Roman" w:hAnsi="Times New Roman" w:cs="Times New Roman"/>
          <w:b/>
          <w:bCs/>
          <w:noProof/>
          <w:sz w:val="28"/>
        </w:rPr>
      </w:pPr>
      <w:r w:rsidRPr="00E558F0">
        <w:rPr>
          <w:rFonts w:ascii="Times New Roman" w:hAnsi="Times New Roman" w:cs="Times New Roman"/>
          <w:b/>
          <w:bCs/>
          <w:noProof/>
          <w:sz w:val="28"/>
        </w:rPr>
        <w:t>SRS-10</w:t>
      </w:r>
      <w:r>
        <w:rPr>
          <w:rFonts w:ascii="Times New Roman" w:hAnsi="Times New Roman" w:cs="Times New Roman"/>
          <w:b/>
          <w:bCs/>
          <w:noProof/>
          <w:sz w:val="28"/>
        </w:rPr>
        <w:t xml:space="preserve"> </w:t>
      </w:r>
      <w:r w:rsidRPr="0000052E">
        <w:rPr>
          <w:rFonts w:ascii="Times New Roman" w:hAnsi="Times New Roman" w:cs="Times New Roman"/>
          <w:noProof/>
          <w:sz w:val="28"/>
        </w:rPr>
        <w:t>System retrieves the booking information and displays it to passenger.</w:t>
      </w:r>
    </w:p>
    <w:p w14:paraId="1F65DC42" w14:textId="77777777" w:rsidR="00CD4537" w:rsidRDefault="00CD4537" w:rsidP="00B430CB">
      <w:pPr>
        <w:spacing w:after="100" w:afterAutospacing="1"/>
        <w:jc w:val="center"/>
        <w:rPr>
          <w:rFonts w:ascii="Times New Roman" w:hAnsi="Times New Roman" w:cs="Times New Roman"/>
          <w:i/>
          <w:iCs/>
          <w:noProof/>
          <w:sz w:val="28"/>
        </w:rPr>
      </w:pPr>
    </w:p>
    <w:p w14:paraId="21BFA3D3" w14:textId="77777777" w:rsidR="00CD4537" w:rsidRDefault="00CD4537" w:rsidP="00B430CB">
      <w:pPr>
        <w:spacing w:after="100" w:afterAutospacing="1"/>
        <w:jc w:val="center"/>
        <w:rPr>
          <w:rFonts w:ascii="Times New Roman" w:hAnsi="Times New Roman" w:cs="Times New Roman"/>
          <w:i/>
          <w:iCs/>
          <w:noProof/>
          <w:sz w:val="28"/>
        </w:rPr>
      </w:pPr>
    </w:p>
    <w:p w14:paraId="4FFC92F1" w14:textId="77777777" w:rsidR="00BE7622" w:rsidRDefault="00BE7622" w:rsidP="00BE7622">
      <w:pPr>
        <w:rPr>
          <w:rFonts w:ascii="Times New Roman" w:hAnsi="Times New Roman" w:cs="Times New Roman"/>
          <w:i/>
          <w:iCs/>
          <w:noProof/>
          <w:sz w:val="28"/>
        </w:rPr>
      </w:pPr>
      <w:r>
        <w:rPr>
          <w:rFonts w:ascii="Times New Roman" w:hAnsi="Times New Roman" w:cs="Times New Roman"/>
          <w:i/>
          <w:iCs/>
          <w:noProof/>
          <w:sz w:val="28"/>
        </w:rPr>
        <w:br w:type="page"/>
      </w:r>
    </w:p>
    <w:p w14:paraId="279E17B8" w14:textId="77777777" w:rsidR="00287537" w:rsidRPr="00BE7622" w:rsidRDefault="00287537" w:rsidP="00BE7622">
      <w:pPr>
        <w:rPr>
          <w:rFonts w:ascii="Times New Roman" w:hAnsi="Times New Roman" w:cs="Times New Roman"/>
          <w:i/>
          <w:iCs/>
          <w:noProof/>
          <w:sz w:val="28"/>
        </w:rPr>
      </w:pPr>
    </w:p>
    <w:p w14:paraId="7700C475" w14:textId="77777777" w:rsidR="00BE7622" w:rsidRPr="00DA5CCF" w:rsidRDefault="00A268CF" w:rsidP="00BE7622">
      <w:pPr>
        <w:rPr>
          <w:rFonts w:ascii="Times New Roman" w:hAnsi="Times New Roman" w:cs="Times New Roman"/>
          <w:noProof/>
          <w:sz w:val="32"/>
          <w:szCs w:val="32"/>
        </w:rPr>
      </w:pPr>
      <w:r w:rsidRPr="00DA5CCF">
        <w:rPr>
          <w:rFonts w:ascii="Times New Roman" w:hAnsi="Times New Roman" w:cs="Times New Roman"/>
          <w:noProof/>
          <w:sz w:val="32"/>
          <w:szCs w:val="32"/>
        </w:rPr>
        <w:t>4.4 View Inform</w:t>
      </w:r>
      <w:r w:rsidR="00BE7622" w:rsidRPr="00DA5CCF">
        <w:rPr>
          <w:rFonts w:ascii="Times New Roman" w:hAnsi="Times New Roman" w:cs="Times New Roman"/>
          <w:noProof/>
          <w:sz w:val="32"/>
          <w:szCs w:val="32"/>
        </w:rPr>
        <w:t>ation of red taxi Use Case (UC-04)</w:t>
      </w:r>
    </w:p>
    <w:p w14:paraId="737DBBCE" w14:textId="77777777" w:rsidR="00BE7622" w:rsidRDefault="00A04021" w:rsidP="00BE7622">
      <w:pPr>
        <w:spacing w:after="100" w:afterAutospacing="1"/>
        <w:jc w:val="center"/>
        <w:rPr>
          <w:rFonts w:ascii="Times New Roman" w:hAnsi="Times New Roman" w:cs="Times New Roman"/>
          <w:b/>
          <w:bCs/>
          <w:sz w:val="28"/>
        </w:rPr>
      </w:pPr>
      <w:r w:rsidRPr="00A04021">
        <w:rPr>
          <w:rFonts w:ascii="Times New Roman" w:hAnsi="Times New Roman" w:cs="Times New Roman"/>
          <w:b/>
          <w:bCs/>
          <w:noProof/>
          <w:sz w:val="28"/>
          <w:lang w:eastAsia="ko-KR"/>
        </w:rPr>
        <w:drawing>
          <wp:inline distT="0" distB="0" distL="0" distR="0" wp14:anchorId="739E48A7" wp14:editId="1A561326">
            <wp:extent cx="4799693" cy="2351314"/>
            <wp:effectExtent l="19050" t="0" r="907" b="0"/>
            <wp:docPr id="17" name="Picture 11"/>
            <wp:cNvGraphicFramePr/>
            <a:graphic xmlns:a="http://schemas.openxmlformats.org/drawingml/2006/main">
              <a:graphicData uri="http://schemas.openxmlformats.org/drawingml/2006/picture">
                <pic:pic xmlns:pic="http://schemas.openxmlformats.org/drawingml/2006/picture">
                  <pic:nvPicPr>
                    <pic:cNvPr id="1038" name="Picture 14"/>
                    <pic:cNvPicPr>
                      <a:picLocks noChangeAspect="1" noChangeArrowheads="1"/>
                    </pic:cNvPicPr>
                  </pic:nvPicPr>
                  <pic:blipFill>
                    <a:blip r:embed="rId13"/>
                    <a:srcRect l="35688" t="21484" r="17093" b="30664"/>
                    <a:stretch>
                      <a:fillRect/>
                    </a:stretch>
                  </pic:blipFill>
                  <pic:spPr bwMode="auto">
                    <a:xfrm>
                      <a:off x="0" y="0"/>
                      <a:ext cx="4807161" cy="2354973"/>
                    </a:xfrm>
                    <a:prstGeom prst="rect">
                      <a:avLst/>
                    </a:prstGeom>
                    <a:noFill/>
                    <a:ln w="9525">
                      <a:noFill/>
                      <a:miter lim="800000"/>
                      <a:headEnd/>
                      <a:tailEnd/>
                    </a:ln>
                    <a:effectLst/>
                  </pic:spPr>
                </pic:pic>
              </a:graphicData>
            </a:graphic>
          </wp:inline>
        </w:drawing>
      </w:r>
      <w:r w:rsidRPr="00A04021">
        <w:rPr>
          <w:rFonts w:ascii="Times New Roman" w:hAnsi="Times New Roman" w:cs="Times New Roman"/>
          <w:b/>
          <w:bCs/>
          <w:noProof/>
          <w:sz w:val="28"/>
        </w:rPr>
        <w:t xml:space="preserve"> </w:t>
      </w:r>
    </w:p>
    <w:p w14:paraId="399ABF0E" w14:textId="77777777" w:rsidR="00CD4537" w:rsidRPr="003B5930" w:rsidRDefault="00DA5CCF" w:rsidP="00BE7622">
      <w:pPr>
        <w:spacing w:after="100" w:afterAutospacing="1"/>
        <w:jc w:val="center"/>
        <w:rPr>
          <w:rFonts w:ascii="Times New Roman" w:hAnsi="Times New Roman" w:cs="Times New Roman"/>
          <w:b/>
          <w:bCs/>
          <w:sz w:val="28"/>
        </w:rPr>
      </w:pPr>
      <w:r>
        <w:rPr>
          <w:rFonts w:ascii="Times New Roman" w:hAnsi="Times New Roman" w:cs="Times New Roman"/>
          <w:i/>
          <w:iCs/>
          <w:noProof/>
          <w:sz w:val="28"/>
        </w:rPr>
        <w:t>Figure 7</w:t>
      </w:r>
      <w:r w:rsidR="00BE7622" w:rsidRPr="00D70153">
        <w:rPr>
          <w:rFonts w:ascii="Times New Roman" w:hAnsi="Times New Roman" w:cs="Times New Roman"/>
          <w:i/>
          <w:iCs/>
          <w:noProof/>
          <w:sz w:val="28"/>
        </w:rPr>
        <w:t xml:space="preserve">: </w:t>
      </w:r>
      <w:r w:rsidR="00CD4537" w:rsidRPr="00BE7622">
        <w:rPr>
          <w:rFonts w:ascii="Times New Roman" w:hAnsi="Times New Roman" w:cs="Times New Roman"/>
          <w:i/>
          <w:iCs/>
          <w:sz w:val="28"/>
        </w:rPr>
        <w:t xml:space="preserve">Passengers can view the </w:t>
      </w:r>
      <w:r w:rsidR="00BE7622" w:rsidRPr="00BE7622">
        <w:rPr>
          <w:rFonts w:ascii="Times New Roman" w:hAnsi="Times New Roman" w:cs="Times New Roman"/>
          <w:i/>
          <w:iCs/>
          <w:sz w:val="28"/>
        </w:rPr>
        <w:t xml:space="preserve">View Information of red taxi </w:t>
      </w:r>
      <w:r w:rsidR="00BE7622">
        <w:rPr>
          <w:rFonts w:ascii="Times New Roman" w:hAnsi="Times New Roman" w:cs="Times New Roman"/>
          <w:i/>
          <w:iCs/>
          <w:sz w:val="28"/>
        </w:rPr>
        <w:t xml:space="preserve">that </w:t>
      </w:r>
      <w:r w:rsidR="00CD4537" w:rsidRPr="00BE7622">
        <w:rPr>
          <w:rFonts w:ascii="Times New Roman" w:hAnsi="Times New Roman" w:cs="Times New Roman"/>
          <w:i/>
          <w:iCs/>
          <w:sz w:val="28"/>
        </w:rPr>
        <w:t>match</w:t>
      </w:r>
      <w:r w:rsidR="00066A55">
        <w:rPr>
          <w:rFonts w:ascii="Times New Roman" w:hAnsi="Times New Roman" w:cs="Times New Roman"/>
          <w:i/>
          <w:iCs/>
          <w:sz w:val="28"/>
        </w:rPr>
        <w:t xml:space="preserve">es </w:t>
      </w:r>
      <w:r w:rsidR="00CD4537" w:rsidRPr="00BE7622">
        <w:rPr>
          <w:rFonts w:ascii="Times New Roman" w:hAnsi="Times New Roman" w:cs="Times New Roman"/>
          <w:i/>
          <w:iCs/>
          <w:sz w:val="28"/>
        </w:rPr>
        <w:t>their conditions.</w:t>
      </w:r>
      <w:r w:rsidR="00BE7622" w:rsidRPr="00BE7622">
        <w:rPr>
          <w:rFonts w:ascii="Times New Roman" w:hAnsi="Times New Roman" w:cs="Times New Roman"/>
          <w:i/>
          <w:iCs/>
          <w:sz w:val="28"/>
        </w:rPr>
        <w:t xml:space="preserve"> (URS-04)</w:t>
      </w:r>
    </w:p>
    <w:tbl>
      <w:tblPr>
        <w:tblStyle w:val="TableGrid"/>
        <w:tblW w:w="0" w:type="auto"/>
        <w:tblLook w:val="04A0" w:firstRow="1" w:lastRow="0" w:firstColumn="1" w:lastColumn="0" w:noHBand="0" w:noVBand="1"/>
      </w:tblPr>
      <w:tblGrid>
        <w:gridCol w:w="3652"/>
        <w:gridCol w:w="5590"/>
      </w:tblGrid>
      <w:tr w:rsidR="00BE7622" w14:paraId="0C10D323" w14:textId="77777777" w:rsidTr="006125D2">
        <w:tc>
          <w:tcPr>
            <w:tcW w:w="3652" w:type="dxa"/>
          </w:tcPr>
          <w:p w14:paraId="00A04140" w14:textId="77777777" w:rsidR="00BE7622" w:rsidRPr="002055E3" w:rsidRDefault="00BE7622" w:rsidP="005F5B96">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1EF3DA77" w14:textId="77777777" w:rsidR="00BE7622" w:rsidRPr="002055E3" w:rsidRDefault="00BE7622" w:rsidP="005F5B96">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UC-04</w:t>
            </w:r>
          </w:p>
        </w:tc>
      </w:tr>
      <w:tr w:rsidR="00BE7622" w14:paraId="55F3E991" w14:textId="77777777" w:rsidTr="006125D2">
        <w:tc>
          <w:tcPr>
            <w:tcW w:w="3652" w:type="dxa"/>
          </w:tcPr>
          <w:p w14:paraId="7C80A4C3"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6E3DDA7D" w14:textId="77777777" w:rsidR="00BE7622" w:rsidRPr="00066A55" w:rsidRDefault="00066A55" w:rsidP="005F5B96">
            <w:pPr>
              <w:spacing w:after="100" w:afterAutospacing="1"/>
              <w:rPr>
                <w:rFonts w:ascii="Times New Roman" w:hAnsi="Times New Roman" w:cs="Times New Roman"/>
                <w:noProof/>
                <w:sz w:val="26"/>
                <w:szCs w:val="26"/>
              </w:rPr>
            </w:pPr>
            <w:r w:rsidRPr="00066A55">
              <w:rPr>
                <w:rFonts w:ascii="Times New Roman" w:hAnsi="Times New Roman" w:cs="Times New Roman"/>
                <w:sz w:val="28"/>
              </w:rPr>
              <w:t xml:space="preserve">Passengers can view the View Information of red taxi that </w:t>
            </w:r>
            <w:r>
              <w:rPr>
                <w:rFonts w:ascii="Times New Roman" w:hAnsi="Times New Roman" w:cs="Times New Roman"/>
                <w:sz w:val="28"/>
              </w:rPr>
              <w:t xml:space="preserve">matches </w:t>
            </w:r>
            <w:r w:rsidRPr="00066A55">
              <w:rPr>
                <w:rFonts w:ascii="Times New Roman" w:hAnsi="Times New Roman" w:cs="Times New Roman"/>
                <w:sz w:val="28"/>
              </w:rPr>
              <w:t>their conditions</w:t>
            </w:r>
          </w:p>
        </w:tc>
      </w:tr>
      <w:tr w:rsidR="00BE7622" w14:paraId="0628069D" w14:textId="77777777" w:rsidTr="006125D2">
        <w:tc>
          <w:tcPr>
            <w:tcW w:w="3652" w:type="dxa"/>
          </w:tcPr>
          <w:p w14:paraId="095438C5"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7F128FEA"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Passenger</w:t>
            </w:r>
          </w:p>
        </w:tc>
      </w:tr>
      <w:tr w:rsidR="00BE7622" w14:paraId="1091F10A" w14:textId="77777777" w:rsidTr="006125D2">
        <w:tc>
          <w:tcPr>
            <w:tcW w:w="3652" w:type="dxa"/>
          </w:tcPr>
          <w:p w14:paraId="4892593A"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3175D5A5" w14:textId="77777777" w:rsidR="00BE7622" w:rsidRPr="002055E3" w:rsidRDefault="00A268CF" w:rsidP="00A268CF">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w:t>
            </w:r>
            <w:r w:rsidR="00BE7622">
              <w:rPr>
                <w:rFonts w:ascii="Times New Roman" w:hAnsi="Times New Roman" w:cs="Times New Roman"/>
                <w:noProof/>
                <w:sz w:val="26"/>
                <w:szCs w:val="26"/>
              </w:rPr>
              <w:t xml:space="preserve"> can view the information o</w:t>
            </w:r>
            <w:r>
              <w:rPr>
                <w:rFonts w:ascii="Times New Roman" w:hAnsi="Times New Roman" w:cs="Times New Roman"/>
                <w:noProof/>
                <w:sz w:val="26"/>
                <w:szCs w:val="26"/>
              </w:rPr>
              <w:t>f red taxi that matches</w:t>
            </w:r>
            <w:r w:rsidR="002C4FCA">
              <w:rPr>
                <w:rFonts w:ascii="Times New Roman" w:hAnsi="Times New Roman" w:cs="Times New Roman"/>
                <w:noProof/>
                <w:sz w:val="26"/>
                <w:szCs w:val="26"/>
              </w:rPr>
              <w:t xml:space="preserve"> their condition</w:t>
            </w:r>
            <w:r>
              <w:rPr>
                <w:rFonts w:ascii="Times New Roman" w:hAnsi="Times New Roman" w:cs="Times New Roman"/>
                <w:noProof/>
                <w:sz w:val="26"/>
                <w:szCs w:val="26"/>
              </w:rPr>
              <w:t xml:space="preserve"> after the search process</w:t>
            </w:r>
            <w:r w:rsidR="002C4FCA">
              <w:rPr>
                <w:rFonts w:ascii="Times New Roman" w:hAnsi="Times New Roman" w:cs="Times New Roman"/>
                <w:noProof/>
                <w:sz w:val="26"/>
                <w:szCs w:val="26"/>
              </w:rPr>
              <w:t>. The informat</w:t>
            </w:r>
            <w:r>
              <w:rPr>
                <w:rFonts w:ascii="Times New Roman" w:hAnsi="Times New Roman" w:cs="Times New Roman"/>
                <w:noProof/>
                <w:sz w:val="26"/>
                <w:szCs w:val="26"/>
              </w:rPr>
              <w:t>ion includes:</w:t>
            </w:r>
            <w:r w:rsidR="002C4FCA">
              <w:rPr>
                <w:rFonts w:ascii="Times New Roman" w:hAnsi="Times New Roman" w:cs="Times New Roman"/>
                <w:noProof/>
                <w:sz w:val="26"/>
                <w:szCs w:val="26"/>
              </w:rPr>
              <w:t xml:space="preserve"> </w:t>
            </w:r>
            <w:r>
              <w:rPr>
                <w:rFonts w:ascii="Times New Roman" w:hAnsi="Times New Roman" w:cs="Times New Roman"/>
                <w:noProof/>
                <w:sz w:val="26"/>
                <w:szCs w:val="26"/>
              </w:rPr>
              <w:br/>
              <w:t>-</w:t>
            </w:r>
            <w:r w:rsidR="002C4FCA">
              <w:rPr>
                <w:rFonts w:ascii="Times New Roman" w:hAnsi="Times New Roman" w:cs="Times New Roman"/>
                <w:noProof/>
                <w:sz w:val="26"/>
                <w:szCs w:val="26"/>
              </w:rPr>
              <w:t>the driver</w:t>
            </w:r>
            <w:r>
              <w:rPr>
                <w:rFonts w:ascii="Times New Roman" w:hAnsi="Times New Roman" w:cs="Times New Roman"/>
                <w:noProof/>
                <w:sz w:val="26"/>
                <w:szCs w:val="26"/>
              </w:rPr>
              <w:t>’s picture</w:t>
            </w:r>
            <w:r>
              <w:rPr>
                <w:rFonts w:ascii="Times New Roman" w:hAnsi="Times New Roman" w:cs="Times New Roman"/>
                <w:noProof/>
                <w:sz w:val="26"/>
                <w:szCs w:val="26"/>
              </w:rPr>
              <w:br/>
              <w:t xml:space="preserve">-the driver licence ID </w:t>
            </w:r>
            <w:r>
              <w:rPr>
                <w:rFonts w:ascii="Times New Roman" w:hAnsi="Times New Roman" w:cs="Times New Roman"/>
                <w:noProof/>
                <w:sz w:val="26"/>
                <w:szCs w:val="26"/>
              </w:rPr>
              <w:br/>
              <w:t xml:space="preserve">-name of driver </w:t>
            </w:r>
            <w:r>
              <w:rPr>
                <w:rFonts w:ascii="Times New Roman" w:hAnsi="Times New Roman" w:cs="Times New Roman"/>
                <w:noProof/>
                <w:sz w:val="26"/>
                <w:szCs w:val="26"/>
              </w:rPr>
              <w:br/>
              <w:t>-n</w:t>
            </w:r>
            <w:r w:rsidR="002C4FCA">
              <w:rPr>
                <w:rFonts w:ascii="Times New Roman" w:hAnsi="Times New Roman" w:cs="Times New Roman"/>
                <w:noProof/>
                <w:sz w:val="26"/>
                <w:szCs w:val="26"/>
              </w:rPr>
              <w:t>umber of availa</w:t>
            </w:r>
            <w:r>
              <w:rPr>
                <w:rFonts w:ascii="Times New Roman" w:hAnsi="Times New Roman" w:cs="Times New Roman"/>
                <w:noProof/>
                <w:sz w:val="26"/>
                <w:szCs w:val="26"/>
              </w:rPr>
              <w:t>ble seats</w:t>
            </w:r>
            <w:r>
              <w:rPr>
                <w:rFonts w:ascii="Times New Roman" w:hAnsi="Times New Roman" w:cs="Times New Roman"/>
                <w:noProof/>
                <w:sz w:val="26"/>
                <w:szCs w:val="26"/>
              </w:rPr>
              <w:br/>
              <w:t>-</w:t>
            </w:r>
            <w:r w:rsidR="002C4FCA">
              <w:rPr>
                <w:rFonts w:ascii="Times New Roman" w:hAnsi="Times New Roman" w:cs="Times New Roman"/>
                <w:noProof/>
                <w:sz w:val="26"/>
                <w:szCs w:val="26"/>
              </w:rPr>
              <w:t xml:space="preserve">the map that </w:t>
            </w:r>
            <w:r>
              <w:rPr>
                <w:rFonts w:ascii="Times New Roman" w:hAnsi="Times New Roman" w:cs="Times New Roman"/>
                <w:noProof/>
                <w:sz w:val="26"/>
                <w:szCs w:val="26"/>
              </w:rPr>
              <w:t>allows passenger to</w:t>
            </w:r>
            <w:r w:rsidR="002C4FCA">
              <w:rPr>
                <w:rFonts w:ascii="Times New Roman" w:hAnsi="Times New Roman" w:cs="Times New Roman"/>
                <w:noProof/>
                <w:sz w:val="26"/>
                <w:szCs w:val="26"/>
              </w:rPr>
              <w:t xml:space="preserve"> tr</w:t>
            </w:r>
            <w:r>
              <w:rPr>
                <w:rFonts w:ascii="Times New Roman" w:hAnsi="Times New Roman" w:cs="Times New Roman"/>
                <w:noProof/>
                <w:sz w:val="26"/>
                <w:szCs w:val="26"/>
              </w:rPr>
              <w:t xml:space="preserve">ace the current location of the red taxi </w:t>
            </w:r>
            <w:r>
              <w:rPr>
                <w:rFonts w:ascii="Times New Roman" w:hAnsi="Times New Roman" w:cs="Times New Roman"/>
                <w:noProof/>
                <w:sz w:val="26"/>
                <w:szCs w:val="26"/>
              </w:rPr>
              <w:br/>
              <w:t>-</w:t>
            </w:r>
            <w:r w:rsidR="002C4FCA">
              <w:rPr>
                <w:rFonts w:ascii="Times New Roman" w:hAnsi="Times New Roman" w:cs="Times New Roman"/>
                <w:noProof/>
                <w:sz w:val="26"/>
                <w:szCs w:val="26"/>
              </w:rPr>
              <w:t>places that where they are heading to.</w:t>
            </w:r>
          </w:p>
        </w:tc>
      </w:tr>
      <w:tr w:rsidR="00BE7622" w14:paraId="2C33995F" w14:textId="77777777" w:rsidTr="006125D2">
        <w:tc>
          <w:tcPr>
            <w:tcW w:w="3652" w:type="dxa"/>
          </w:tcPr>
          <w:p w14:paraId="49D8B4CB"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199CB760" w14:textId="77777777" w:rsidR="00BE7622" w:rsidRPr="002055E3" w:rsidRDefault="00A268CF" w:rsidP="00A268CF">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w:t>
            </w:r>
            <w:r w:rsidR="00BE7622" w:rsidRPr="002055E3">
              <w:rPr>
                <w:rFonts w:ascii="Times New Roman" w:hAnsi="Times New Roman" w:cs="Times New Roman"/>
                <w:noProof/>
                <w:sz w:val="26"/>
                <w:szCs w:val="26"/>
              </w:rPr>
              <w:t xml:space="preserve"> </w:t>
            </w:r>
            <w:r w:rsidR="00BE7622">
              <w:rPr>
                <w:rFonts w:ascii="Times New Roman" w:hAnsi="Times New Roman" w:cs="Times New Roman"/>
                <w:noProof/>
                <w:sz w:val="26"/>
                <w:szCs w:val="26"/>
              </w:rPr>
              <w:t>click</w:t>
            </w:r>
            <w:r>
              <w:rPr>
                <w:rFonts w:ascii="Times New Roman" w:hAnsi="Times New Roman" w:cs="Times New Roman"/>
                <w:noProof/>
                <w:sz w:val="26"/>
                <w:szCs w:val="26"/>
              </w:rPr>
              <w:t>s</w:t>
            </w:r>
            <w:r w:rsidR="00BE7622">
              <w:rPr>
                <w:rFonts w:ascii="Times New Roman" w:hAnsi="Times New Roman" w:cs="Times New Roman"/>
                <w:noProof/>
                <w:sz w:val="26"/>
                <w:szCs w:val="26"/>
              </w:rPr>
              <w:t xml:space="preserve"> on</w:t>
            </w:r>
            <w:r w:rsidR="002C4FCA">
              <w:rPr>
                <w:rFonts w:ascii="Times New Roman" w:hAnsi="Times New Roman" w:cs="Times New Roman"/>
                <w:noProof/>
                <w:sz w:val="26"/>
                <w:szCs w:val="26"/>
              </w:rPr>
              <w:t xml:space="preserve"> one of </w:t>
            </w:r>
            <w:commentRangeStart w:id="86"/>
            <w:r w:rsidR="002C4FCA">
              <w:rPr>
                <w:rFonts w:ascii="Times New Roman" w:hAnsi="Times New Roman" w:cs="Times New Roman"/>
                <w:noProof/>
                <w:sz w:val="26"/>
                <w:szCs w:val="26"/>
              </w:rPr>
              <w:t>the result</w:t>
            </w:r>
            <w:r>
              <w:rPr>
                <w:rFonts w:ascii="Times New Roman" w:hAnsi="Times New Roman" w:cs="Times New Roman"/>
                <w:noProof/>
                <w:sz w:val="26"/>
                <w:szCs w:val="26"/>
              </w:rPr>
              <w:t xml:space="preserve">s </w:t>
            </w:r>
            <w:commentRangeEnd w:id="86"/>
            <w:r w:rsidR="00805B10">
              <w:rPr>
                <w:rStyle w:val="CommentReference"/>
              </w:rPr>
              <w:commentReference w:id="86"/>
            </w:r>
            <w:r>
              <w:rPr>
                <w:rFonts w:ascii="Times New Roman" w:hAnsi="Times New Roman" w:cs="Times New Roman"/>
                <w:noProof/>
                <w:sz w:val="26"/>
                <w:szCs w:val="26"/>
              </w:rPr>
              <w:t>from the red taxi list</w:t>
            </w:r>
            <w:r w:rsidR="002C4FCA">
              <w:rPr>
                <w:rFonts w:ascii="Times New Roman" w:hAnsi="Times New Roman" w:cs="Times New Roman"/>
                <w:noProof/>
                <w:sz w:val="26"/>
                <w:szCs w:val="26"/>
              </w:rPr>
              <w:t>.</w:t>
            </w:r>
          </w:p>
        </w:tc>
      </w:tr>
      <w:tr w:rsidR="00BE7622" w14:paraId="62D0E80D" w14:textId="77777777" w:rsidTr="006125D2">
        <w:tc>
          <w:tcPr>
            <w:tcW w:w="3652" w:type="dxa"/>
          </w:tcPr>
          <w:p w14:paraId="528F8D87"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683560D6" w14:textId="77777777" w:rsidR="002C4FCA" w:rsidRPr="002055E3" w:rsidRDefault="00A268CF" w:rsidP="00805B10">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 xml:space="preserve">Passengers </w:t>
            </w:r>
            <w:del w:id="87" w:author="rimi park" w:date="2014-05-19T12:32:00Z">
              <w:r w:rsidRPr="002055E3" w:rsidDel="00805B10">
                <w:rPr>
                  <w:rFonts w:ascii="Times New Roman" w:hAnsi="Times New Roman" w:cs="Times New Roman"/>
                  <w:noProof/>
                  <w:sz w:val="26"/>
                  <w:szCs w:val="26"/>
                </w:rPr>
                <w:delText>can search</w:delText>
              </w:r>
            </w:del>
            <w:ins w:id="88" w:author="rimi park" w:date="2014-05-19T12:32:00Z">
              <w:r w:rsidR="00805B10">
                <w:rPr>
                  <w:rFonts w:ascii="Times New Roman" w:hAnsi="Times New Roman" w:cs="Times New Roman"/>
                  <w:noProof/>
                  <w:sz w:val="26"/>
                  <w:szCs w:val="26"/>
                </w:rPr>
                <w:t>has found a</w:t>
              </w:r>
            </w:ins>
            <w:r w:rsidRPr="002055E3">
              <w:rPr>
                <w:rFonts w:ascii="Times New Roman" w:hAnsi="Times New Roman" w:cs="Times New Roman"/>
                <w:noProof/>
                <w:sz w:val="26"/>
                <w:szCs w:val="26"/>
              </w:rPr>
              <w:t xml:space="preserve"> </w:t>
            </w:r>
            <w:del w:id="89" w:author="rimi park" w:date="2014-05-19T12:32:00Z">
              <w:r w:rsidRPr="002055E3" w:rsidDel="00805B10">
                <w:rPr>
                  <w:rFonts w:ascii="Times New Roman" w:hAnsi="Times New Roman" w:cs="Times New Roman"/>
                  <w:noProof/>
                  <w:sz w:val="26"/>
                  <w:szCs w:val="26"/>
                </w:rPr>
                <w:delText xml:space="preserve">for the </w:delText>
              </w:r>
            </w:del>
            <w:r w:rsidRPr="002055E3">
              <w:rPr>
                <w:rFonts w:ascii="Times New Roman" w:hAnsi="Times New Roman" w:cs="Times New Roman"/>
                <w:noProof/>
                <w:sz w:val="26"/>
                <w:szCs w:val="26"/>
              </w:rPr>
              <w:t>red taxi which matches their conditions.</w:t>
            </w:r>
            <w:r w:rsidR="00EB0315">
              <w:rPr>
                <w:rFonts w:ascii="Times New Roman" w:hAnsi="Times New Roman" w:cs="Times New Roman"/>
                <w:noProof/>
                <w:sz w:val="26"/>
                <w:szCs w:val="26"/>
              </w:rPr>
              <w:t xml:space="preserve"> (UC-01)</w:t>
            </w:r>
          </w:p>
        </w:tc>
      </w:tr>
      <w:tr w:rsidR="005E7F2F" w14:paraId="1063AA91" w14:textId="77777777" w:rsidTr="006125D2">
        <w:tc>
          <w:tcPr>
            <w:tcW w:w="3652" w:type="dxa"/>
          </w:tcPr>
          <w:p w14:paraId="036333A9" w14:textId="77777777" w:rsidR="005E7F2F" w:rsidRPr="002055E3" w:rsidRDefault="005E7F2F" w:rsidP="005F5B9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Post-conditions:</w:t>
            </w:r>
          </w:p>
        </w:tc>
        <w:tc>
          <w:tcPr>
            <w:tcW w:w="5590" w:type="dxa"/>
          </w:tcPr>
          <w:p w14:paraId="0FC19451" w14:textId="77777777" w:rsidR="005E7F2F" w:rsidRPr="002055E3" w:rsidRDefault="007D77B9" w:rsidP="002C4FCA">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w:t>
            </w:r>
            <w:r w:rsidRPr="007A3FB2">
              <w:rPr>
                <w:rFonts w:ascii="Times New Roman" w:hAnsi="Times New Roman" w:cs="Times New Roman"/>
                <w:noProof/>
                <w:sz w:val="26"/>
                <w:szCs w:val="26"/>
              </w:rPr>
              <w:t>assenger can send a request to the driver after searching for the taxi</w:t>
            </w:r>
            <w:r>
              <w:rPr>
                <w:rFonts w:ascii="Times New Roman" w:hAnsi="Times New Roman" w:cs="Times New Roman"/>
                <w:noProof/>
                <w:sz w:val="26"/>
                <w:szCs w:val="26"/>
              </w:rPr>
              <w:t>.</w:t>
            </w:r>
            <w:r w:rsidR="00EB0315">
              <w:rPr>
                <w:rFonts w:ascii="Times New Roman" w:hAnsi="Times New Roman" w:cs="Times New Roman"/>
                <w:noProof/>
                <w:sz w:val="26"/>
                <w:szCs w:val="26"/>
              </w:rPr>
              <w:t xml:space="preserve"> (UC-02)</w:t>
            </w:r>
          </w:p>
        </w:tc>
      </w:tr>
      <w:tr w:rsidR="00BE7622" w14:paraId="76A88A68" w14:textId="77777777" w:rsidTr="006125D2">
        <w:tc>
          <w:tcPr>
            <w:tcW w:w="3652" w:type="dxa"/>
          </w:tcPr>
          <w:p w14:paraId="5A93268F"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5A3B2A64" w14:textId="77777777" w:rsidR="002C4FCA" w:rsidRDefault="00BE7622" w:rsidP="002C4FCA">
            <w:pPr>
              <w:rPr>
                <w:rFonts w:ascii="Times New Roman" w:hAnsi="Times New Roman" w:cs="Times New Roman"/>
                <w:noProof/>
                <w:sz w:val="26"/>
                <w:szCs w:val="26"/>
              </w:rPr>
            </w:pPr>
            <w:r w:rsidRPr="002055E3">
              <w:rPr>
                <w:rFonts w:ascii="Times New Roman" w:hAnsi="Times New Roman" w:cs="Times New Roman"/>
                <w:noProof/>
                <w:sz w:val="26"/>
                <w:szCs w:val="26"/>
              </w:rPr>
              <w:t>1.</w:t>
            </w:r>
            <w:r>
              <w:rPr>
                <w:rFonts w:ascii="Times New Roman" w:hAnsi="Times New Roman" w:cs="Times New Roman"/>
                <w:noProof/>
                <w:sz w:val="26"/>
                <w:szCs w:val="26"/>
              </w:rPr>
              <w:t xml:space="preserve">Passenger click on </w:t>
            </w:r>
            <w:r w:rsidR="002C4FCA">
              <w:rPr>
                <w:rFonts w:ascii="Times New Roman" w:hAnsi="Times New Roman" w:cs="Times New Roman"/>
                <w:noProof/>
                <w:sz w:val="26"/>
                <w:szCs w:val="26"/>
              </w:rPr>
              <w:t xml:space="preserve">one of the list of red taxi </w:t>
            </w:r>
            <w:commentRangeStart w:id="90"/>
            <w:r w:rsidR="002C4FCA">
              <w:rPr>
                <w:rFonts w:ascii="Times New Roman" w:hAnsi="Times New Roman" w:cs="Times New Roman"/>
                <w:noProof/>
                <w:sz w:val="26"/>
                <w:szCs w:val="26"/>
              </w:rPr>
              <w:t>searching result.</w:t>
            </w:r>
            <w:commentRangeEnd w:id="90"/>
            <w:r w:rsidR="00805B10">
              <w:rPr>
                <w:rStyle w:val="CommentReference"/>
              </w:rPr>
              <w:commentReference w:id="90"/>
            </w:r>
          </w:p>
          <w:p w14:paraId="2AD6347E" w14:textId="77777777" w:rsidR="00BE7622" w:rsidRPr="002055E3" w:rsidRDefault="00BE7622" w:rsidP="002C4FCA">
            <w:pPr>
              <w:rPr>
                <w:rFonts w:ascii="Times New Roman" w:hAnsi="Times New Roman" w:cs="Times New Roman"/>
                <w:noProof/>
                <w:sz w:val="26"/>
                <w:szCs w:val="26"/>
              </w:rPr>
            </w:pPr>
            <w:r>
              <w:rPr>
                <w:rFonts w:ascii="Times New Roman" w:hAnsi="Times New Roman" w:cs="Times New Roman"/>
                <w:noProof/>
                <w:sz w:val="26"/>
                <w:szCs w:val="26"/>
              </w:rPr>
              <w:t>2.The system</w:t>
            </w:r>
            <w:r w:rsidR="002C4FCA">
              <w:rPr>
                <w:rFonts w:ascii="Times New Roman" w:hAnsi="Times New Roman" w:cs="Times New Roman"/>
                <w:noProof/>
                <w:sz w:val="26"/>
                <w:szCs w:val="26"/>
              </w:rPr>
              <w:t xml:space="preserve"> display</w:t>
            </w:r>
            <w:r w:rsidR="00433F3E">
              <w:rPr>
                <w:rFonts w:ascii="Times New Roman" w:hAnsi="Times New Roman" w:cs="Times New Roman"/>
                <w:noProof/>
                <w:sz w:val="26"/>
                <w:szCs w:val="26"/>
              </w:rPr>
              <w:t>s</w:t>
            </w:r>
            <w:r w:rsidR="002C4FCA">
              <w:rPr>
                <w:rFonts w:ascii="Times New Roman" w:hAnsi="Times New Roman" w:cs="Times New Roman"/>
                <w:noProof/>
                <w:sz w:val="26"/>
                <w:szCs w:val="26"/>
              </w:rPr>
              <w:t xml:space="preserve"> the information of the red ta</w:t>
            </w:r>
            <w:r w:rsidR="00433F3E">
              <w:rPr>
                <w:rFonts w:ascii="Times New Roman" w:hAnsi="Times New Roman" w:cs="Times New Roman"/>
                <w:noProof/>
                <w:sz w:val="26"/>
                <w:szCs w:val="26"/>
              </w:rPr>
              <w:t>x</w:t>
            </w:r>
            <w:r w:rsidR="002C4FCA">
              <w:rPr>
                <w:rFonts w:ascii="Times New Roman" w:hAnsi="Times New Roman" w:cs="Times New Roman"/>
                <w:noProof/>
                <w:sz w:val="26"/>
                <w:szCs w:val="26"/>
              </w:rPr>
              <w:t>i that passenger select</w:t>
            </w:r>
            <w:r w:rsidR="00433F3E">
              <w:rPr>
                <w:rFonts w:ascii="Times New Roman" w:hAnsi="Times New Roman" w:cs="Times New Roman"/>
                <w:noProof/>
                <w:sz w:val="26"/>
                <w:szCs w:val="26"/>
              </w:rPr>
              <w:t>s</w:t>
            </w:r>
            <w:r>
              <w:rPr>
                <w:rFonts w:ascii="Times New Roman" w:hAnsi="Times New Roman" w:cs="Times New Roman"/>
                <w:noProof/>
                <w:sz w:val="26"/>
                <w:szCs w:val="26"/>
              </w:rPr>
              <w:t>.</w:t>
            </w:r>
          </w:p>
        </w:tc>
      </w:tr>
      <w:tr w:rsidR="00BE7622" w14:paraId="29383828" w14:textId="77777777" w:rsidTr="006125D2">
        <w:tc>
          <w:tcPr>
            <w:tcW w:w="3652" w:type="dxa"/>
          </w:tcPr>
          <w:p w14:paraId="3AD2A04F"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Alternative Flows:</w:t>
            </w:r>
          </w:p>
        </w:tc>
        <w:tc>
          <w:tcPr>
            <w:tcW w:w="5590" w:type="dxa"/>
          </w:tcPr>
          <w:p w14:paraId="3D5CB929" w14:textId="77777777" w:rsidR="00BE7622" w:rsidRPr="002055E3" w:rsidRDefault="002C4FCA" w:rsidP="005F5B9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N/A</w:t>
            </w:r>
          </w:p>
        </w:tc>
      </w:tr>
      <w:tr w:rsidR="00BE7622" w14:paraId="433B9A3C" w14:textId="77777777" w:rsidTr="006125D2">
        <w:tc>
          <w:tcPr>
            <w:tcW w:w="3652" w:type="dxa"/>
          </w:tcPr>
          <w:p w14:paraId="6CCF1D56"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lastRenderedPageBreak/>
              <w:t>Exceptions:</w:t>
            </w:r>
          </w:p>
        </w:tc>
        <w:tc>
          <w:tcPr>
            <w:tcW w:w="5590" w:type="dxa"/>
          </w:tcPr>
          <w:p w14:paraId="60A55F08"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N/A</w:t>
            </w:r>
          </w:p>
        </w:tc>
      </w:tr>
      <w:tr w:rsidR="00BE7622" w14:paraId="6ACD1EB7" w14:textId="77777777" w:rsidTr="006125D2">
        <w:tc>
          <w:tcPr>
            <w:tcW w:w="3652" w:type="dxa"/>
          </w:tcPr>
          <w:p w14:paraId="6098D1F4"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61BB5588" w14:textId="77777777" w:rsidR="00BE7622" w:rsidRPr="002055E3" w:rsidRDefault="00BE7622" w:rsidP="005F5B96">
            <w:pPr>
              <w:spacing w:after="100" w:afterAutospacing="1"/>
              <w:rPr>
                <w:rFonts w:ascii="Times New Roman" w:hAnsi="Times New Roman" w:cs="Times New Roman"/>
                <w:noProof/>
                <w:sz w:val="26"/>
                <w:szCs w:val="26"/>
              </w:rPr>
            </w:pPr>
          </w:p>
        </w:tc>
      </w:tr>
      <w:tr w:rsidR="00BE7622" w14:paraId="53063764" w14:textId="77777777" w:rsidTr="006125D2">
        <w:tc>
          <w:tcPr>
            <w:tcW w:w="3652" w:type="dxa"/>
          </w:tcPr>
          <w:p w14:paraId="5A204A4A" w14:textId="77777777" w:rsidR="00BE7622" w:rsidRPr="002055E3" w:rsidRDefault="00BE7622"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23CEE3CF" w14:textId="77777777" w:rsidR="00BE7622" w:rsidRPr="002055E3" w:rsidRDefault="00BE7622" w:rsidP="005F5B96">
            <w:pPr>
              <w:spacing w:after="100" w:afterAutospacing="1"/>
              <w:rPr>
                <w:rFonts w:ascii="Times New Roman" w:hAnsi="Times New Roman" w:cs="Times New Roman"/>
                <w:noProof/>
                <w:sz w:val="26"/>
                <w:szCs w:val="26"/>
              </w:rPr>
            </w:pPr>
          </w:p>
        </w:tc>
      </w:tr>
    </w:tbl>
    <w:p w14:paraId="3087E433" w14:textId="77777777" w:rsidR="00BE7622" w:rsidRDefault="00BE7622" w:rsidP="00B430CB">
      <w:pPr>
        <w:spacing w:after="100" w:afterAutospacing="1"/>
        <w:jc w:val="center"/>
        <w:rPr>
          <w:rFonts w:ascii="Times New Roman" w:hAnsi="Times New Roman" w:cs="Times New Roman"/>
          <w:i/>
          <w:iCs/>
          <w:noProof/>
          <w:sz w:val="28"/>
        </w:rPr>
      </w:pPr>
    </w:p>
    <w:p w14:paraId="684A4F71" w14:textId="77777777" w:rsidR="00BE7622" w:rsidRPr="002C4FCA" w:rsidRDefault="00BE7622" w:rsidP="002C4FCA">
      <w:pPr>
        <w:rPr>
          <w:rFonts w:ascii="Times New Roman" w:hAnsi="Times New Roman" w:cs="Times New Roman"/>
          <w:i/>
          <w:iCs/>
          <w:noProof/>
          <w:sz w:val="28"/>
        </w:rPr>
      </w:pPr>
      <w:r>
        <w:rPr>
          <w:rFonts w:ascii="Times New Roman" w:hAnsi="Times New Roman" w:cs="Times New Roman"/>
          <w:i/>
          <w:iCs/>
          <w:noProof/>
          <w:sz w:val="28"/>
        </w:rPr>
        <w:br w:type="page"/>
      </w:r>
      <w:r>
        <w:rPr>
          <w:rFonts w:ascii="Times New Roman" w:hAnsi="Times New Roman" w:cs="Times New Roman"/>
          <w:b/>
          <w:bCs/>
          <w:sz w:val="28"/>
        </w:rPr>
        <w:lastRenderedPageBreak/>
        <w:t>UC-04</w:t>
      </w:r>
      <w:r w:rsidRPr="00BA1697">
        <w:t xml:space="preserve"> </w:t>
      </w:r>
      <w:r w:rsidRPr="00BE7622">
        <w:rPr>
          <w:rFonts w:ascii="Times New Roman" w:hAnsi="Times New Roman" w:cs="Times New Roman"/>
          <w:b/>
          <w:bCs/>
          <w:sz w:val="28"/>
        </w:rPr>
        <w:t>Passengers can view booking information of red taxi.</w:t>
      </w:r>
    </w:p>
    <w:p w14:paraId="05D696DE" w14:textId="77777777" w:rsidR="002C4FCA" w:rsidRDefault="002C4FCA" w:rsidP="00BE7622">
      <w:pPr>
        <w:rPr>
          <w:rFonts w:ascii="Times New Roman" w:hAnsi="Times New Roman" w:cs="Times New Roman"/>
          <w:b/>
          <w:bCs/>
          <w:noProof/>
          <w:sz w:val="28"/>
        </w:rPr>
      </w:pPr>
      <w:r>
        <w:rPr>
          <w:rFonts w:ascii="Times New Roman" w:hAnsi="Times New Roman" w:cs="Times New Roman"/>
          <w:noProof/>
          <w:sz w:val="26"/>
          <w:szCs w:val="26"/>
        </w:rPr>
        <w:t>In this use case the passenger can view the information of red taxi that matching their condition. The information is including the driver picture,the driver lisence ID, Name of driver,The number of availale seats,the map that passenger can trace the current location of that red taxi ,and the places that where they are heading to.</w:t>
      </w:r>
    </w:p>
    <w:p w14:paraId="14667CF2" w14:textId="77777777" w:rsidR="00BE7622" w:rsidRPr="00CD4537" w:rsidRDefault="00BE7622" w:rsidP="00BE7622">
      <w:pPr>
        <w:rPr>
          <w:rFonts w:ascii="Times New Roman" w:hAnsi="Times New Roman" w:cs="Times New Roman"/>
          <w:noProof/>
          <w:sz w:val="28"/>
        </w:rPr>
      </w:pPr>
      <w:r w:rsidRPr="00BA1697">
        <w:rPr>
          <w:rFonts w:ascii="Times New Roman" w:hAnsi="Times New Roman" w:cs="Times New Roman"/>
          <w:b/>
          <w:bCs/>
          <w:noProof/>
          <w:sz w:val="28"/>
        </w:rPr>
        <w:t>Input:</w:t>
      </w:r>
      <w:r>
        <w:rPr>
          <w:rFonts w:ascii="Times New Roman" w:hAnsi="Times New Roman" w:cs="Times New Roman"/>
          <w:noProof/>
          <w:sz w:val="28"/>
        </w:rPr>
        <w:t xml:space="preserve"> None</w:t>
      </w:r>
    </w:p>
    <w:p w14:paraId="3AD40F87" w14:textId="77777777" w:rsidR="00BE7622" w:rsidRDefault="00BE7622" w:rsidP="00BE7622">
      <w:pPr>
        <w:rPr>
          <w:rFonts w:ascii="Times New Roman" w:hAnsi="Times New Roman" w:cs="Times New Roman"/>
          <w:b/>
          <w:bCs/>
          <w:noProof/>
          <w:sz w:val="28"/>
        </w:rPr>
      </w:pPr>
      <w:r w:rsidRPr="001855C7">
        <w:rPr>
          <w:rFonts w:ascii="Times New Roman" w:hAnsi="Times New Roman" w:cs="Times New Roman"/>
          <w:b/>
          <w:bCs/>
          <w:noProof/>
          <w:sz w:val="28"/>
        </w:rPr>
        <w:t>Action:</w:t>
      </w:r>
    </w:p>
    <w:p w14:paraId="7464900C" w14:textId="77777777" w:rsidR="00BE7622" w:rsidRDefault="00BE7622" w:rsidP="00BE7622">
      <w:pPr>
        <w:rPr>
          <w:rFonts w:ascii="Times New Roman" w:hAnsi="Times New Roman" w:cs="Times New Roman"/>
          <w:b/>
          <w:bCs/>
          <w:noProof/>
          <w:sz w:val="28"/>
        </w:rPr>
      </w:pPr>
    </w:p>
    <w:p w14:paraId="50F70CAD" w14:textId="77777777" w:rsidR="00BE7622" w:rsidRDefault="00BE7622" w:rsidP="00BE7622">
      <w:pPr>
        <w:rPr>
          <w:rFonts w:ascii="Times New Roman" w:hAnsi="Times New Roman" w:cs="Times New Roman"/>
          <w:b/>
          <w:bCs/>
          <w:noProof/>
          <w:sz w:val="28"/>
        </w:rPr>
      </w:pPr>
    </w:p>
    <w:p w14:paraId="30AE2D7A" w14:textId="77777777" w:rsidR="00BE7622" w:rsidRDefault="00BE7622" w:rsidP="00BE7622">
      <w:pPr>
        <w:rPr>
          <w:rFonts w:ascii="Times New Roman" w:hAnsi="Times New Roman" w:cs="Times New Roman"/>
          <w:b/>
          <w:bCs/>
          <w:noProof/>
          <w:sz w:val="28"/>
        </w:rPr>
      </w:pPr>
    </w:p>
    <w:p w14:paraId="251378FD" w14:textId="77777777" w:rsidR="00BE7622" w:rsidRDefault="00BE7622" w:rsidP="00BE7622">
      <w:pPr>
        <w:rPr>
          <w:rFonts w:ascii="Times New Roman" w:hAnsi="Times New Roman" w:cs="Times New Roman"/>
          <w:b/>
          <w:bCs/>
          <w:noProof/>
          <w:sz w:val="28"/>
        </w:rPr>
      </w:pPr>
    </w:p>
    <w:p w14:paraId="77154950" w14:textId="77777777" w:rsidR="00BE7622" w:rsidRDefault="00BE7622" w:rsidP="00BE7622">
      <w:pPr>
        <w:rPr>
          <w:rFonts w:ascii="Times New Roman" w:hAnsi="Times New Roman" w:cs="Times New Roman"/>
          <w:b/>
          <w:bCs/>
          <w:noProof/>
          <w:sz w:val="28"/>
        </w:rPr>
      </w:pPr>
    </w:p>
    <w:p w14:paraId="06AA863D" w14:textId="77777777" w:rsidR="00BE7622" w:rsidRDefault="00BE7622" w:rsidP="00BE7622">
      <w:pPr>
        <w:rPr>
          <w:rFonts w:ascii="Times New Roman" w:hAnsi="Times New Roman" w:cs="Times New Roman"/>
          <w:b/>
          <w:bCs/>
          <w:noProof/>
          <w:sz w:val="28"/>
        </w:rPr>
      </w:pPr>
    </w:p>
    <w:p w14:paraId="56EC9585" w14:textId="77777777" w:rsidR="00BE7622" w:rsidRDefault="00BE7622" w:rsidP="00BE7622">
      <w:pPr>
        <w:rPr>
          <w:rFonts w:ascii="Times New Roman" w:hAnsi="Times New Roman" w:cs="Times New Roman"/>
          <w:b/>
          <w:bCs/>
          <w:noProof/>
          <w:sz w:val="28"/>
        </w:rPr>
      </w:pPr>
    </w:p>
    <w:p w14:paraId="4D30F478" w14:textId="77777777" w:rsidR="00BE7622" w:rsidRDefault="00BE7622" w:rsidP="00BE7622">
      <w:pPr>
        <w:rPr>
          <w:rFonts w:ascii="Times New Roman" w:hAnsi="Times New Roman" w:cs="Times New Roman"/>
          <w:b/>
          <w:bCs/>
          <w:noProof/>
          <w:sz w:val="28"/>
        </w:rPr>
      </w:pPr>
    </w:p>
    <w:p w14:paraId="6A1F81AC" w14:textId="77777777" w:rsidR="00BE7622" w:rsidRDefault="00BE7622" w:rsidP="00BE7622">
      <w:pPr>
        <w:rPr>
          <w:rFonts w:ascii="Times New Roman" w:hAnsi="Times New Roman" w:cs="Times New Roman"/>
          <w:b/>
          <w:bCs/>
          <w:noProof/>
          <w:sz w:val="28"/>
        </w:rPr>
      </w:pPr>
    </w:p>
    <w:p w14:paraId="55BE9AC5" w14:textId="77777777" w:rsidR="00BE7622" w:rsidRDefault="00BE7622" w:rsidP="00BE7622">
      <w:pPr>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 xml:space="preserve">If successful, the system will </w:t>
      </w:r>
      <w:r w:rsidR="00496E2C">
        <w:rPr>
          <w:rFonts w:ascii="Times New Roman" w:hAnsi="Times New Roman" w:cs="Times New Roman"/>
          <w:noProof/>
          <w:sz w:val="28"/>
        </w:rPr>
        <w:t xml:space="preserve">provide the interface that display </w:t>
      </w:r>
      <w:r w:rsidR="00496E2C">
        <w:rPr>
          <w:rFonts w:ascii="Times New Roman" w:hAnsi="Times New Roman" w:cs="Times New Roman"/>
          <w:noProof/>
          <w:sz w:val="26"/>
          <w:szCs w:val="26"/>
        </w:rPr>
        <w:t>the which are including the driver picture,the driver lisence ID, Name of driver,The number of availale seats,the map that passenger can trace the current location of that red taxi ,and the places that where they are heading to.</w:t>
      </w:r>
    </w:p>
    <w:p w14:paraId="0C445801" w14:textId="77777777" w:rsidR="008868D3" w:rsidRPr="00BA1697" w:rsidRDefault="008868D3" w:rsidP="00BE7622">
      <w:pPr>
        <w:rPr>
          <w:rFonts w:ascii="Times New Roman" w:hAnsi="Times New Roman" w:cs="Times New Roman"/>
          <w:noProof/>
          <w:sz w:val="28"/>
        </w:rPr>
      </w:pPr>
    </w:p>
    <w:p w14:paraId="34F0C913" w14:textId="77777777" w:rsidR="00BE7622" w:rsidRDefault="00BE7622" w:rsidP="00BE7622">
      <w:pPr>
        <w:rPr>
          <w:rFonts w:ascii="Times New Roman" w:hAnsi="Times New Roman" w:cs="Times New Roman"/>
          <w:b/>
          <w:bCs/>
          <w:noProof/>
          <w:sz w:val="28"/>
        </w:rPr>
      </w:pPr>
      <w:r w:rsidRPr="001855C7">
        <w:rPr>
          <w:rFonts w:ascii="Times New Roman" w:hAnsi="Times New Roman" w:cs="Times New Roman"/>
          <w:b/>
          <w:bCs/>
          <w:noProof/>
          <w:sz w:val="28"/>
        </w:rPr>
        <w:t>System Requirement Specification</w:t>
      </w:r>
    </w:p>
    <w:p w14:paraId="145EA5E9" w14:textId="77777777" w:rsidR="00E95560" w:rsidRDefault="00E558F0" w:rsidP="00E558F0">
      <w:pPr>
        <w:rPr>
          <w:rFonts w:ascii="Times New Roman" w:hAnsi="Times New Roman" w:cs="Times New Roman"/>
          <w:i/>
          <w:iCs/>
          <w:noProof/>
          <w:sz w:val="28"/>
        </w:rPr>
      </w:pPr>
      <w:r w:rsidRPr="00E558F0">
        <w:rPr>
          <w:rFonts w:ascii="Times New Roman" w:hAnsi="Times New Roman" w:cs="Times New Roman"/>
          <w:b/>
          <w:bCs/>
          <w:sz w:val="28"/>
        </w:rPr>
        <w:t xml:space="preserve">SRS-11 </w:t>
      </w:r>
      <w:r w:rsidR="0000052E">
        <w:rPr>
          <w:rFonts w:ascii="Times New Roman" w:hAnsi="Times New Roman" w:cs="Times New Roman"/>
          <w:sz w:val="28"/>
        </w:rPr>
        <w:t>S</w:t>
      </w:r>
      <w:r w:rsidRPr="0000052E">
        <w:rPr>
          <w:rFonts w:ascii="Times New Roman" w:hAnsi="Times New Roman" w:cs="Times New Roman"/>
          <w:sz w:val="28"/>
        </w:rPr>
        <w:t>ystem displays the information of the red taxi that passenger selects.</w:t>
      </w:r>
      <w:r>
        <w:rPr>
          <w:rFonts w:ascii="Times New Roman" w:hAnsi="Times New Roman" w:cs="Times New Roman"/>
          <w:i/>
          <w:iCs/>
          <w:noProof/>
          <w:sz w:val="28"/>
        </w:rPr>
        <w:t xml:space="preserve"> </w:t>
      </w:r>
    </w:p>
    <w:p w14:paraId="0E0FA47A" w14:textId="77777777" w:rsidR="00E95560" w:rsidRDefault="00E95560" w:rsidP="00B430CB">
      <w:pPr>
        <w:spacing w:after="100" w:afterAutospacing="1"/>
        <w:jc w:val="center"/>
        <w:rPr>
          <w:rFonts w:ascii="Times New Roman" w:hAnsi="Times New Roman" w:cs="Times New Roman"/>
          <w:i/>
          <w:iCs/>
          <w:noProof/>
          <w:sz w:val="28"/>
        </w:rPr>
      </w:pPr>
    </w:p>
    <w:p w14:paraId="0925A514" w14:textId="77777777" w:rsidR="00E558F0" w:rsidRDefault="00E558F0" w:rsidP="00B430CB">
      <w:pPr>
        <w:spacing w:after="100" w:afterAutospacing="1"/>
        <w:jc w:val="center"/>
        <w:rPr>
          <w:rFonts w:ascii="Times New Roman" w:hAnsi="Times New Roman" w:cs="Times New Roman"/>
          <w:i/>
          <w:iCs/>
          <w:noProof/>
          <w:sz w:val="28"/>
        </w:rPr>
      </w:pPr>
    </w:p>
    <w:p w14:paraId="043AB20F" w14:textId="77777777" w:rsidR="00E558F0" w:rsidRDefault="00E558F0" w:rsidP="00B430CB">
      <w:pPr>
        <w:spacing w:after="100" w:afterAutospacing="1"/>
        <w:jc w:val="center"/>
        <w:rPr>
          <w:rFonts w:ascii="Times New Roman" w:hAnsi="Times New Roman" w:cs="Times New Roman"/>
          <w:i/>
          <w:iCs/>
          <w:noProof/>
          <w:sz w:val="28"/>
        </w:rPr>
      </w:pPr>
    </w:p>
    <w:p w14:paraId="5ACD88FE" w14:textId="77777777" w:rsidR="00E558F0" w:rsidRDefault="00E558F0" w:rsidP="00B430CB">
      <w:pPr>
        <w:spacing w:after="100" w:afterAutospacing="1"/>
        <w:jc w:val="center"/>
        <w:rPr>
          <w:rFonts w:ascii="Times New Roman" w:hAnsi="Times New Roman" w:cs="Times New Roman"/>
          <w:i/>
          <w:iCs/>
          <w:noProof/>
          <w:sz w:val="28"/>
        </w:rPr>
      </w:pPr>
    </w:p>
    <w:p w14:paraId="1A0D642C" w14:textId="77777777" w:rsidR="00671B56" w:rsidRPr="00671B56" w:rsidRDefault="00301165" w:rsidP="00671B56">
      <w:pPr>
        <w:rPr>
          <w:rFonts w:ascii="Times New Roman" w:hAnsi="Times New Roman" w:cs="Times New Roman"/>
          <w:noProof/>
          <w:sz w:val="32"/>
          <w:szCs w:val="32"/>
        </w:rPr>
      </w:pPr>
      <w:r>
        <w:rPr>
          <w:rFonts w:ascii="Times New Roman" w:hAnsi="Times New Roman" w:cs="Times New Roman"/>
          <w:noProof/>
          <w:sz w:val="32"/>
          <w:szCs w:val="32"/>
        </w:rPr>
        <w:t>4.5</w:t>
      </w:r>
      <w:r w:rsidR="00671B56">
        <w:rPr>
          <w:rFonts w:ascii="Times New Roman" w:hAnsi="Times New Roman" w:cs="Times New Roman"/>
          <w:noProof/>
          <w:sz w:val="32"/>
          <w:szCs w:val="32"/>
        </w:rPr>
        <w:t xml:space="preserve"> </w:t>
      </w:r>
      <w:r w:rsidR="00672F66">
        <w:rPr>
          <w:rFonts w:ascii="Times New Roman" w:hAnsi="Times New Roman" w:cs="Times New Roman"/>
          <w:noProof/>
          <w:sz w:val="32"/>
          <w:szCs w:val="32"/>
        </w:rPr>
        <w:t xml:space="preserve">Driver </w:t>
      </w:r>
      <w:r>
        <w:rPr>
          <w:rFonts w:ascii="Times New Roman" w:hAnsi="Times New Roman" w:cs="Times New Roman"/>
          <w:noProof/>
          <w:sz w:val="32"/>
          <w:szCs w:val="32"/>
        </w:rPr>
        <w:t>Logout Use Case (UC-05</w:t>
      </w:r>
      <w:r w:rsidR="00671B56">
        <w:rPr>
          <w:rFonts w:ascii="Times New Roman" w:hAnsi="Times New Roman" w:cs="Times New Roman"/>
          <w:noProof/>
          <w:sz w:val="32"/>
          <w:szCs w:val="32"/>
        </w:rPr>
        <w:t>)</w:t>
      </w:r>
    </w:p>
    <w:p w14:paraId="0EC8B50B" w14:textId="77777777" w:rsidR="00671B56" w:rsidRDefault="00671B56" w:rsidP="00B430CB">
      <w:pPr>
        <w:spacing w:after="100" w:afterAutospacing="1"/>
        <w:jc w:val="center"/>
        <w:rPr>
          <w:rFonts w:ascii="Times New Roman" w:hAnsi="Times New Roman" w:cs="Times New Roman"/>
          <w:i/>
          <w:iCs/>
          <w:noProof/>
          <w:sz w:val="28"/>
        </w:rPr>
      </w:pPr>
    </w:p>
    <w:p w14:paraId="44D61E4B" w14:textId="77777777" w:rsidR="00671B56" w:rsidRDefault="00A04021" w:rsidP="00671B56">
      <w:pPr>
        <w:spacing w:after="100" w:afterAutospacing="1"/>
        <w:jc w:val="center"/>
        <w:rPr>
          <w:rFonts w:ascii="Times New Roman" w:hAnsi="Times New Roman" w:cs="Times New Roman"/>
          <w:i/>
          <w:iCs/>
          <w:noProof/>
          <w:sz w:val="28"/>
        </w:rPr>
      </w:pPr>
      <w:r w:rsidRPr="00A04021">
        <w:rPr>
          <w:rFonts w:ascii="Times New Roman" w:hAnsi="Times New Roman" w:cs="Times New Roman"/>
          <w:i/>
          <w:iCs/>
          <w:noProof/>
          <w:sz w:val="28"/>
          <w:lang w:eastAsia="ko-KR"/>
        </w:rPr>
        <w:drawing>
          <wp:inline distT="0" distB="0" distL="0" distR="0" wp14:anchorId="7329629B" wp14:editId="15B8D14B">
            <wp:extent cx="4175579" cy="2392833"/>
            <wp:effectExtent l="19050" t="0" r="0" b="0"/>
            <wp:docPr id="16" name="Picture 10"/>
            <wp:cNvGraphicFramePr/>
            <a:graphic xmlns:a="http://schemas.openxmlformats.org/drawingml/2006/main">
              <a:graphicData uri="http://schemas.openxmlformats.org/drawingml/2006/picture">
                <pic:pic xmlns:pic="http://schemas.openxmlformats.org/drawingml/2006/picture">
                  <pic:nvPicPr>
                    <pic:cNvPr id="1036" name="Picture 12"/>
                    <pic:cNvPicPr>
                      <a:picLocks noChangeAspect="1" noChangeArrowheads="1"/>
                    </pic:cNvPicPr>
                  </pic:nvPicPr>
                  <pic:blipFill>
                    <a:blip r:embed="rId14"/>
                    <a:srcRect l="34590" t="21484" r="16544" b="26758"/>
                    <a:stretch>
                      <a:fillRect/>
                    </a:stretch>
                  </pic:blipFill>
                  <pic:spPr bwMode="auto">
                    <a:xfrm>
                      <a:off x="0" y="0"/>
                      <a:ext cx="4182657" cy="2396889"/>
                    </a:xfrm>
                    <a:prstGeom prst="rect">
                      <a:avLst/>
                    </a:prstGeom>
                    <a:noFill/>
                    <a:ln w="9525">
                      <a:noFill/>
                      <a:miter lim="800000"/>
                      <a:headEnd/>
                      <a:tailEnd/>
                    </a:ln>
                    <a:effectLst/>
                  </pic:spPr>
                </pic:pic>
              </a:graphicData>
            </a:graphic>
          </wp:inline>
        </w:drawing>
      </w:r>
    </w:p>
    <w:p w14:paraId="6554FF08" w14:textId="77777777" w:rsidR="00671B56" w:rsidRDefault="00DA5CCF" w:rsidP="00671B56">
      <w:pPr>
        <w:spacing w:after="100" w:afterAutospacing="1"/>
        <w:jc w:val="center"/>
        <w:rPr>
          <w:rFonts w:ascii="Times New Roman" w:hAnsi="Times New Roman" w:cs="Times New Roman"/>
          <w:i/>
          <w:iCs/>
          <w:noProof/>
          <w:sz w:val="28"/>
        </w:rPr>
      </w:pPr>
      <w:r>
        <w:rPr>
          <w:rFonts w:ascii="Times New Roman" w:hAnsi="Times New Roman" w:cs="Times New Roman"/>
          <w:i/>
          <w:iCs/>
          <w:noProof/>
          <w:sz w:val="28"/>
        </w:rPr>
        <w:t>Figure 8</w:t>
      </w:r>
      <w:r w:rsidR="00671B56" w:rsidRPr="00D70153">
        <w:rPr>
          <w:rFonts w:ascii="Times New Roman" w:hAnsi="Times New Roman" w:cs="Times New Roman"/>
          <w:i/>
          <w:iCs/>
          <w:noProof/>
          <w:sz w:val="28"/>
        </w:rPr>
        <w:t xml:space="preserve">: </w:t>
      </w:r>
      <w:r w:rsidR="006C2ED1">
        <w:rPr>
          <w:rFonts w:ascii="Times New Roman" w:hAnsi="Times New Roman" w:cs="Times New Roman"/>
          <w:i/>
          <w:iCs/>
          <w:sz w:val="28"/>
        </w:rPr>
        <w:t>D</w:t>
      </w:r>
      <w:r w:rsidR="006C2ED1" w:rsidRPr="006C2ED1">
        <w:rPr>
          <w:rFonts w:ascii="Times New Roman" w:hAnsi="Times New Roman" w:cs="Times New Roman"/>
          <w:i/>
          <w:iCs/>
          <w:sz w:val="28"/>
        </w:rPr>
        <w:t xml:space="preserve">river can log out from the system. </w:t>
      </w:r>
      <w:r w:rsidR="00671B56" w:rsidRPr="00BE7622">
        <w:rPr>
          <w:rFonts w:ascii="Times New Roman" w:hAnsi="Times New Roman" w:cs="Times New Roman"/>
          <w:i/>
          <w:iCs/>
          <w:sz w:val="28"/>
        </w:rPr>
        <w:t>(</w:t>
      </w:r>
      <w:r w:rsidR="00301165">
        <w:rPr>
          <w:rFonts w:ascii="Times New Roman" w:hAnsi="Times New Roman" w:cs="Times New Roman"/>
          <w:i/>
          <w:iCs/>
          <w:sz w:val="28"/>
        </w:rPr>
        <w:t>URS-05</w:t>
      </w:r>
      <w:r w:rsidR="00671B56" w:rsidRPr="00BE7622">
        <w:rPr>
          <w:rFonts w:ascii="Times New Roman" w:hAnsi="Times New Roman" w:cs="Times New Roman"/>
          <w:i/>
          <w:iCs/>
          <w:sz w:val="28"/>
        </w:rPr>
        <w:t>)</w:t>
      </w:r>
    </w:p>
    <w:tbl>
      <w:tblPr>
        <w:tblStyle w:val="TableGrid"/>
        <w:tblW w:w="0" w:type="auto"/>
        <w:tblLook w:val="04A0" w:firstRow="1" w:lastRow="0" w:firstColumn="1" w:lastColumn="0" w:noHBand="0" w:noVBand="1"/>
      </w:tblPr>
      <w:tblGrid>
        <w:gridCol w:w="3652"/>
        <w:gridCol w:w="5590"/>
      </w:tblGrid>
      <w:tr w:rsidR="006C2ED1" w14:paraId="2D71824E" w14:textId="77777777" w:rsidTr="00DA5CCF">
        <w:trPr>
          <w:trHeight w:val="179"/>
        </w:trPr>
        <w:tc>
          <w:tcPr>
            <w:tcW w:w="3652" w:type="dxa"/>
          </w:tcPr>
          <w:p w14:paraId="08C8C34E" w14:textId="77777777" w:rsidR="006C2ED1" w:rsidRPr="002055E3" w:rsidRDefault="006C2ED1" w:rsidP="005F5B96">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18F9424F" w14:textId="77777777" w:rsidR="006C2ED1" w:rsidRPr="002055E3" w:rsidRDefault="006C2ED1" w:rsidP="005F5B96">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UC-0</w:t>
            </w:r>
            <w:r w:rsidR="00301165">
              <w:rPr>
                <w:rFonts w:ascii="Times New Roman" w:hAnsi="Times New Roman" w:cs="Times New Roman"/>
                <w:noProof/>
                <w:sz w:val="26"/>
                <w:szCs w:val="26"/>
              </w:rPr>
              <w:t>5</w:t>
            </w:r>
          </w:p>
        </w:tc>
      </w:tr>
      <w:tr w:rsidR="006C2ED1" w14:paraId="234B2369" w14:textId="77777777" w:rsidTr="006125D2">
        <w:tc>
          <w:tcPr>
            <w:tcW w:w="3652" w:type="dxa"/>
          </w:tcPr>
          <w:p w14:paraId="76A0A740" w14:textId="77777777" w:rsidR="006C2ED1" w:rsidRPr="002055E3" w:rsidRDefault="006C2ED1"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0C3D35F1" w14:textId="77777777" w:rsidR="006C2ED1" w:rsidRPr="002055E3" w:rsidRDefault="006C2ED1" w:rsidP="005F5B96">
            <w:pPr>
              <w:spacing w:after="100" w:afterAutospacing="1"/>
              <w:rPr>
                <w:rFonts w:ascii="Times New Roman" w:hAnsi="Times New Roman" w:cs="Times New Roman"/>
                <w:noProof/>
                <w:sz w:val="26"/>
                <w:szCs w:val="26"/>
              </w:rPr>
            </w:pPr>
            <w:r w:rsidRPr="006C2ED1">
              <w:rPr>
                <w:rFonts w:ascii="Times New Roman" w:hAnsi="Times New Roman" w:cs="Times New Roman"/>
                <w:noProof/>
                <w:sz w:val="26"/>
                <w:szCs w:val="26"/>
              </w:rPr>
              <w:t>Driver can log out from the system</w:t>
            </w:r>
            <w:r>
              <w:rPr>
                <w:rFonts w:ascii="Times New Roman" w:hAnsi="Times New Roman" w:cs="Times New Roman"/>
                <w:noProof/>
                <w:sz w:val="26"/>
                <w:szCs w:val="26"/>
              </w:rPr>
              <w:t>.</w:t>
            </w:r>
          </w:p>
        </w:tc>
      </w:tr>
      <w:tr w:rsidR="006C2ED1" w14:paraId="59A7BCC7" w14:textId="77777777" w:rsidTr="006125D2">
        <w:tc>
          <w:tcPr>
            <w:tcW w:w="3652" w:type="dxa"/>
          </w:tcPr>
          <w:p w14:paraId="149A4A37" w14:textId="77777777" w:rsidR="006C2ED1" w:rsidRPr="002055E3" w:rsidRDefault="006C2ED1"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7E1DD600" w14:textId="77777777" w:rsidR="006C2ED1" w:rsidRPr="002055E3" w:rsidRDefault="006C2ED1" w:rsidP="005F5B9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Driver</w:t>
            </w:r>
          </w:p>
        </w:tc>
      </w:tr>
      <w:tr w:rsidR="006C2ED1" w14:paraId="193E9EC4" w14:textId="77777777" w:rsidTr="006125D2">
        <w:tc>
          <w:tcPr>
            <w:tcW w:w="3652" w:type="dxa"/>
          </w:tcPr>
          <w:p w14:paraId="13020506" w14:textId="77777777" w:rsidR="006C2ED1" w:rsidRPr="002055E3" w:rsidRDefault="006C2ED1"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4F876BC7" w14:textId="77777777" w:rsidR="006C2ED1" w:rsidRPr="002055E3" w:rsidRDefault="00D65CE3" w:rsidP="00D65CE3">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Driver can logout from the system when</w:t>
            </w:r>
            <w:r w:rsidR="006C2ED1">
              <w:rPr>
                <w:rFonts w:ascii="Times New Roman" w:hAnsi="Times New Roman" w:cs="Times New Roman"/>
                <w:noProof/>
                <w:sz w:val="26"/>
                <w:szCs w:val="26"/>
              </w:rPr>
              <w:t xml:space="preserve"> the driver </w:t>
            </w:r>
            <w:r>
              <w:rPr>
                <w:rFonts w:ascii="Times New Roman" w:hAnsi="Times New Roman" w:cs="Times New Roman"/>
                <w:noProof/>
                <w:sz w:val="26"/>
                <w:szCs w:val="26"/>
              </w:rPr>
              <w:t>stops using the service</w:t>
            </w:r>
            <w:r w:rsidR="006C2ED1">
              <w:rPr>
                <w:rFonts w:ascii="Times New Roman" w:hAnsi="Times New Roman" w:cs="Times New Roman"/>
                <w:noProof/>
                <w:sz w:val="26"/>
                <w:szCs w:val="26"/>
              </w:rPr>
              <w:t>.</w:t>
            </w:r>
          </w:p>
        </w:tc>
      </w:tr>
      <w:tr w:rsidR="006C2ED1" w14:paraId="56389863" w14:textId="77777777" w:rsidTr="006125D2">
        <w:tc>
          <w:tcPr>
            <w:tcW w:w="3652" w:type="dxa"/>
          </w:tcPr>
          <w:p w14:paraId="125D8725" w14:textId="77777777" w:rsidR="006C2ED1" w:rsidRPr="002055E3" w:rsidRDefault="006C2ED1"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291643ED" w14:textId="77777777" w:rsidR="006C2ED1" w:rsidRPr="002055E3" w:rsidRDefault="006C2ED1" w:rsidP="00D65CE3">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 xml:space="preserve">The </w:t>
            </w:r>
            <w:r w:rsidR="00D65CE3">
              <w:rPr>
                <w:rFonts w:ascii="Times New Roman" w:hAnsi="Times New Roman" w:cs="Times New Roman"/>
                <w:noProof/>
                <w:sz w:val="26"/>
                <w:szCs w:val="26"/>
              </w:rPr>
              <w:t>driver</w:t>
            </w:r>
            <w:r w:rsidRPr="002055E3">
              <w:rPr>
                <w:rFonts w:ascii="Times New Roman" w:hAnsi="Times New Roman" w:cs="Times New Roman"/>
                <w:noProof/>
                <w:sz w:val="26"/>
                <w:szCs w:val="26"/>
              </w:rPr>
              <w:t xml:space="preserve"> </w:t>
            </w:r>
            <w:r>
              <w:rPr>
                <w:rFonts w:ascii="Times New Roman" w:hAnsi="Times New Roman" w:cs="Times New Roman"/>
                <w:noProof/>
                <w:sz w:val="26"/>
                <w:szCs w:val="26"/>
              </w:rPr>
              <w:t>click</w:t>
            </w:r>
            <w:r w:rsidR="00D65CE3">
              <w:rPr>
                <w:rFonts w:ascii="Times New Roman" w:hAnsi="Times New Roman" w:cs="Times New Roman"/>
                <w:noProof/>
                <w:sz w:val="26"/>
                <w:szCs w:val="26"/>
              </w:rPr>
              <w:t>s</w:t>
            </w:r>
            <w:r>
              <w:rPr>
                <w:rFonts w:ascii="Times New Roman" w:hAnsi="Times New Roman" w:cs="Times New Roman"/>
                <w:noProof/>
                <w:sz w:val="26"/>
                <w:szCs w:val="26"/>
              </w:rPr>
              <w:t xml:space="preserve"> on the “logout” button</w:t>
            </w:r>
            <w:r w:rsidR="00D65CE3">
              <w:rPr>
                <w:rFonts w:ascii="Times New Roman" w:hAnsi="Times New Roman" w:cs="Times New Roman"/>
                <w:noProof/>
                <w:sz w:val="26"/>
                <w:szCs w:val="26"/>
              </w:rPr>
              <w:t xml:space="preserve"> in the settings page.</w:t>
            </w:r>
          </w:p>
        </w:tc>
      </w:tr>
      <w:tr w:rsidR="006C2ED1" w14:paraId="4BE0E709" w14:textId="77777777" w:rsidTr="006125D2">
        <w:tc>
          <w:tcPr>
            <w:tcW w:w="3652" w:type="dxa"/>
          </w:tcPr>
          <w:p w14:paraId="543AFE22" w14:textId="77777777" w:rsidR="006C2ED1" w:rsidRPr="002055E3" w:rsidRDefault="006C2ED1"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763434F7" w14:textId="77777777" w:rsidR="006C2ED1" w:rsidRPr="002055E3" w:rsidRDefault="00D65CE3" w:rsidP="006C2ED1">
            <w:pPr>
              <w:rPr>
                <w:rFonts w:ascii="Times New Roman" w:hAnsi="Times New Roman" w:cs="Times New Roman"/>
                <w:noProof/>
                <w:sz w:val="26"/>
                <w:szCs w:val="26"/>
              </w:rPr>
            </w:pPr>
            <w:r>
              <w:rPr>
                <w:rFonts w:ascii="Times New Roman" w:hAnsi="Times New Roman" w:cs="Times New Roman"/>
                <w:noProof/>
                <w:sz w:val="26"/>
                <w:szCs w:val="26"/>
              </w:rPr>
              <w:t>The driver logs into the Chiang Mai Red Taxi Service Assistant as a “driver”.</w:t>
            </w:r>
            <w:r w:rsidR="00EB0315">
              <w:rPr>
                <w:rFonts w:ascii="Times New Roman" w:hAnsi="Times New Roman" w:cs="Times New Roman"/>
                <w:noProof/>
                <w:sz w:val="26"/>
                <w:szCs w:val="26"/>
              </w:rPr>
              <w:t xml:space="preserve"> (UC-11)</w:t>
            </w:r>
          </w:p>
        </w:tc>
      </w:tr>
      <w:tr w:rsidR="005E7F2F" w14:paraId="2B7422BA" w14:textId="77777777" w:rsidTr="006125D2">
        <w:tc>
          <w:tcPr>
            <w:tcW w:w="3652" w:type="dxa"/>
          </w:tcPr>
          <w:p w14:paraId="0E0C0F20" w14:textId="77777777" w:rsidR="005E7F2F" w:rsidRPr="002055E3" w:rsidRDefault="005E7F2F" w:rsidP="005F5B9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Post-conditions:</w:t>
            </w:r>
          </w:p>
        </w:tc>
        <w:tc>
          <w:tcPr>
            <w:tcW w:w="5590" w:type="dxa"/>
          </w:tcPr>
          <w:p w14:paraId="7FAD03B5" w14:textId="77777777" w:rsidR="005E7F2F" w:rsidRDefault="00D65CE3" w:rsidP="005F5B96">
            <w:pPr>
              <w:rPr>
                <w:rFonts w:ascii="Times New Roman" w:hAnsi="Times New Roman" w:cs="Times New Roman"/>
                <w:noProof/>
                <w:sz w:val="26"/>
                <w:szCs w:val="26"/>
              </w:rPr>
            </w:pPr>
            <w:r>
              <w:rPr>
                <w:rFonts w:ascii="Times New Roman" w:hAnsi="Times New Roman" w:cs="Times New Roman"/>
                <w:noProof/>
                <w:sz w:val="26"/>
                <w:szCs w:val="26"/>
              </w:rPr>
              <w:t>Driver can log into the system</w:t>
            </w:r>
            <w:r w:rsidR="00EB0315">
              <w:rPr>
                <w:rFonts w:ascii="Times New Roman" w:hAnsi="Times New Roman" w:cs="Times New Roman"/>
                <w:noProof/>
                <w:sz w:val="26"/>
                <w:szCs w:val="26"/>
              </w:rPr>
              <w:t xml:space="preserve"> (UC-11)</w:t>
            </w:r>
          </w:p>
        </w:tc>
      </w:tr>
      <w:tr w:rsidR="006C2ED1" w14:paraId="2A9B0874" w14:textId="77777777" w:rsidTr="006125D2">
        <w:tc>
          <w:tcPr>
            <w:tcW w:w="3652" w:type="dxa"/>
          </w:tcPr>
          <w:p w14:paraId="216509AC" w14:textId="77777777" w:rsidR="006C2ED1" w:rsidRPr="002055E3" w:rsidRDefault="006C2ED1"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3C30C5A1" w14:textId="77777777" w:rsidR="006C2ED1" w:rsidRDefault="006C2ED1" w:rsidP="006C2ED1">
            <w:pPr>
              <w:pStyle w:val="ListParagraph"/>
              <w:numPr>
                <w:ilvl w:val="0"/>
                <w:numId w:val="4"/>
              </w:numPr>
              <w:rPr>
                <w:rFonts w:ascii="Times New Roman" w:hAnsi="Times New Roman" w:cs="Times New Roman"/>
                <w:noProof/>
                <w:sz w:val="26"/>
                <w:szCs w:val="26"/>
              </w:rPr>
            </w:pPr>
            <w:r>
              <w:rPr>
                <w:rFonts w:ascii="Times New Roman" w:hAnsi="Times New Roman" w:cs="Times New Roman"/>
                <w:noProof/>
                <w:sz w:val="26"/>
                <w:szCs w:val="26"/>
              </w:rPr>
              <w:t>Driver click logout button.</w:t>
            </w:r>
          </w:p>
          <w:p w14:paraId="361A8988" w14:textId="77777777" w:rsidR="006C2ED1" w:rsidRDefault="006C2ED1" w:rsidP="006C2ED1">
            <w:pPr>
              <w:pStyle w:val="ListParagraph"/>
              <w:numPr>
                <w:ilvl w:val="0"/>
                <w:numId w:val="4"/>
              </w:numPr>
              <w:rPr>
                <w:rFonts w:ascii="Times New Roman" w:hAnsi="Times New Roman" w:cs="Times New Roman"/>
                <w:noProof/>
                <w:sz w:val="26"/>
                <w:szCs w:val="26"/>
              </w:rPr>
            </w:pPr>
            <w:r>
              <w:rPr>
                <w:rFonts w:ascii="Times New Roman" w:hAnsi="Times New Roman" w:cs="Times New Roman"/>
                <w:noProof/>
                <w:sz w:val="26"/>
                <w:szCs w:val="26"/>
              </w:rPr>
              <w:t>The system chang</w:t>
            </w:r>
            <w:r w:rsidR="00D65CE3">
              <w:rPr>
                <w:rFonts w:ascii="Times New Roman" w:hAnsi="Times New Roman" w:cs="Times New Roman"/>
                <w:noProof/>
                <w:sz w:val="26"/>
                <w:szCs w:val="26"/>
              </w:rPr>
              <w:t>e</w:t>
            </w:r>
            <w:r>
              <w:rPr>
                <w:rFonts w:ascii="Times New Roman" w:hAnsi="Times New Roman" w:cs="Times New Roman"/>
                <w:noProof/>
                <w:sz w:val="26"/>
                <w:szCs w:val="26"/>
              </w:rPr>
              <w:t xml:space="preserve"> status of the driver to offline in database.</w:t>
            </w:r>
          </w:p>
          <w:p w14:paraId="331AEA4B" w14:textId="77777777" w:rsidR="006C2ED1" w:rsidRPr="007A3FB2" w:rsidRDefault="006C2ED1" w:rsidP="006C2ED1">
            <w:pPr>
              <w:pStyle w:val="ListParagraph"/>
              <w:numPr>
                <w:ilvl w:val="0"/>
                <w:numId w:val="4"/>
              </w:numPr>
              <w:rPr>
                <w:rFonts w:ascii="Times New Roman" w:hAnsi="Times New Roman" w:cs="Times New Roman"/>
                <w:noProof/>
                <w:sz w:val="26"/>
                <w:szCs w:val="26"/>
              </w:rPr>
            </w:pPr>
            <w:r>
              <w:rPr>
                <w:rFonts w:ascii="Times New Roman" w:hAnsi="Times New Roman" w:cs="Times New Roman"/>
                <w:noProof/>
                <w:sz w:val="26"/>
                <w:szCs w:val="26"/>
              </w:rPr>
              <w:t>The system display</w:t>
            </w:r>
            <w:r w:rsidR="00D65CE3">
              <w:rPr>
                <w:rFonts w:ascii="Times New Roman" w:hAnsi="Times New Roman" w:cs="Times New Roman"/>
                <w:noProof/>
                <w:sz w:val="26"/>
                <w:szCs w:val="26"/>
              </w:rPr>
              <w:t>s</w:t>
            </w:r>
            <w:r>
              <w:rPr>
                <w:rFonts w:ascii="Times New Roman" w:hAnsi="Times New Roman" w:cs="Times New Roman"/>
                <w:noProof/>
                <w:sz w:val="26"/>
                <w:szCs w:val="26"/>
              </w:rPr>
              <w:t xml:space="preserve"> login page</w:t>
            </w:r>
            <w:r w:rsidR="00672F66">
              <w:rPr>
                <w:rFonts w:ascii="Times New Roman" w:hAnsi="Times New Roman" w:cs="Times New Roman"/>
                <w:noProof/>
                <w:sz w:val="26"/>
                <w:szCs w:val="26"/>
              </w:rPr>
              <w:t xml:space="preserve"> after Driver loged out</w:t>
            </w:r>
            <w:r>
              <w:rPr>
                <w:rFonts w:ascii="Times New Roman" w:hAnsi="Times New Roman" w:cs="Times New Roman"/>
                <w:noProof/>
                <w:sz w:val="26"/>
                <w:szCs w:val="26"/>
              </w:rPr>
              <w:t>.</w:t>
            </w:r>
          </w:p>
        </w:tc>
      </w:tr>
      <w:tr w:rsidR="006C2ED1" w14:paraId="2FC25C04" w14:textId="77777777" w:rsidTr="006125D2">
        <w:tc>
          <w:tcPr>
            <w:tcW w:w="3652" w:type="dxa"/>
          </w:tcPr>
          <w:p w14:paraId="18A00F61" w14:textId="77777777" w:rsidR="006C2ED1" w:rsidRPr="002055E3" w:rsidRDefault="006C2ED1"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Alternative Flows:</w:t>
            </w:r>
          </w:p>
        </w:tc>
        <w:tc>
          <w:tcPr>
            <w:tcW w:w="5590" w:type="dxa"/>
          </w:tcPr>
          <w:p w14:paraId="4F7AA96B" w14:textId="77777777" w:rsidR="006C2ED1" w:rsidRPr="002055E3" w:rsidRDefault="006C2ED1" w:rsidP="005F5B9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N/A</w:t>
            </w:r>
          </w:p>
        </w:tc>
      </w:tr>
      <w:tr w:rsidR="006C2ED1" w14:paraId="2DC9B91B" w14:textId="77777777" w:rsidTr="006125D2">
        <w:tc>
          <w:tcPr>
            <w:tcW w:w="3652" w:type="dxa"/>
          </w:tcPr>
          <w:p w14:paraId="4E50DFBE" w14:textId="77777777" w:rsidR="006C2ED1" w:rsidRPr="002055E3" w:rsidRDefault="006C2ED1"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0FA45125" w14:textId="77777777" w:rsidR="006C2ED1" w:rsidRPr="00D65CE3" w:rsidRDefault="00D65CE3" w:rsidP="00D65CE3">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N/A</w:t>
            </w:r>
          </w:p>
        </w:tc>
      </w:tr>
      <w:tr w:rsidR="006C2ED1" w14:paraId="449552E0" w14:textId="77777777" w:rsidTr="006125D2">
        <w:tc>
          <w:tcPr>
            <w:tcW w:w="3652" w:type="dxa"/>
          </w:tcPr>
          <w:p w14:paraId="2ECF1148" w14:textId="77777777" w:rsidR="006C2ED1" w:rsidRPr="002055E3" w:rsidRDefault="006C2ED1"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58D6D424" w14:textId="77777777" w:rsidR="006C2ED1" w:rsidRPr="002055E3" w:rsidRDefault="006C2ED1" w:rsidP="005F5B96">
            <w:pPr>
              <w:spacing w:after="100" w:afterAutospacing="1"/>
              <w:rPr>
                <w:rFonts w:ascii="Times New Roman" w:hAnsi="Times New Roman" w:cs="Times New Roman"/>
                <w:noProof/>
                <w:sz w:val="26"/>
                <w:szCs w:val="26"/>
              </w:rPr>
            </w:pPr>
          </w:p>
        </w:tc>
      </w:tr>
      <w:tr w:rsidR="006C2ED1" w14:paraId="338EDD61" w14:textId="77777777" w:rsidTr="006125D2">
        <w:tc>
          <w:tcPr>
            <w:tcW w:w="3652" w:type="dxa"/>
          </w:tcPr>
          <w:p w14:paraId="2F99477F" w14:textId="77777777" w:rsidR="006C2ED1" w:rsidRPr="002055E3" w:rsidRDefault="006C2ED1"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2658B119" w14:textId="77777777" w:rsidR="006C2ED1" w:rsidRPr="002055E3" w:rsidRDefault="006C2ED1" w:rsidP="005F5B96">
            <w:pPr>
              <w:spacing w:after="100" w:afterAutospacing="1"/>
              <w:rPr>
                <w:rFonts w:ascii="Times New Roman" w:hAnsi="Times New Roman" w:cs="Times New Roman"/>
                <w:noProof/>
                <w:sz w:val="26"/>
                <w:szCs w:val="26"/>
              </w:rPr>
            </w:pPr>
          </w:p>
        </w:tc>
      </w:tr>
    </w:tbl>
    <w:p w14:paraId="0ACFAF27" w14:textId="77777777" w:rsidR="00DA5CCF" w:rsidRDefault="00DA5CCF" w:rsidP="00D9092E">
      <w:pPr>
        <w:spacing w:after="100" w:afterAutospacing="1"/>
        <w:rPr>
          <w:rFonts w:ascii="Times New Roman" w:hAnsi="Times New Roman" w:cs="Times New Roman"/>
          <w:i/>
          <w:iCs/>
          <w:noProof/>
          <w:sz w:val="28"/>
        </w:rPr>
      </w:pPr>
    </w:p>
    <w:p w14:paraId="5C7F27A2" w14:textId="77777777" w:rsidR="00D9092E" w:rsidRDefault="00D9092E" w:rsidP="00D9092E">
      <w:pPr>
        <w:spacing w:after="100" w:afterAutospacing="1"/>
        <w:rPr>
          <w:rFonts w:ascii="Times New Roman" w:hAnsi="Times New Roman" w:cs="Times New Roman"/>
          <w:i/>
          <w:iCs/>
          <w:noProof/>
          <w:sz w:val="28"/>
        </w:rPr>
      </w:pPr>
    </w:p>
    <w:p w14:paraId="15206219" w14:textId="77777777" w:rsidR="006C2ED1" w:rsidRDefault="00301165" w:rsidP="006C2ED1">
      <w:pPr>
        <w:spacing w:after="240"/>
        <w:rPr>
          <w:rFonts w:ascii="Times New Roman" w:hAnsi="Times New Roman" w:cs="Times New Roman"/>
          <w:b/>
          <w:bCs/>
          <w:sz w:val="28"/>
        </w:rPr>
      </w:pPr>
      <w:r>
        <w:rPr>
          <w:rFonts w:ascii="Times New Roman" w:hAnsi="Times New Roman" w:cs="Times New Roman"/>
          <w:b/>
          <w:bCs/>
          <w:sz w:val="28"/>
        </w:rPr>
        <w:lastRenderedPageBreak/>
        <w:t>UC-05</w:t>
      </w:r>
      <w:r w:rsidR="006C2ED1">
        <w:rPr>
          <w:rFonts w:ascii="Times New Roman" w:hAnsi="Times New Roman" w:cs="Times New Roman"/>
          <w:b/>
          <w:bCs/>
          <w:sz w:val="28"/>
        </w:rPr>
        <w:t xml:space="preserve"> </w:t>
      </w:r>
      <w:r w:rsidR="006C2ED1" w:rsidRPr="006C2ED1">
        <w:rPr>
          <w:rFonts w:ascii="Times New Roman" w:hAnsi="Times New Roman" w:cs="Times New Roman"/>
          <w:b/>
          <w:bCs/>
          <w:sz w:val="28"/>
        </w:rPr>
        <w:t>Driver can log out from the system.</w:t>
      </w:r>
    </w:p>
    <w:p w14:paraId="1660104F" w14:textId="77777777" w:rsidR="006C2ED1" w:rsidRDefault="006C2ED1" w:rsidP="006C2ED1">
      <w:pPr>
        <w:spacing w:after="240"/>
        <w:ind w:left="720"/>
        <w:rPr>
          <w:rFonts w:ascii="Times New Roman" w:hAnsi="Times New Roman" w:cs="Times New Roman"/>
          <w:b/>
          <w:bCs/>
          <w:noProof/>
          <w:sz w:val="28"/>
        </w:rPr>
      </w:pPr>
      <w:r w:rsidRPr="006C2ED1">
        <w:rPr>
          <w:rFonts w:ascii="Times New Roman" w:hAnsi="Times New Roman" w:cs="Times New Roman"/>
          <w:b/>
          <w:bCs/>
          <w:sz w:val="28"/>
        </w:rPr>
        <w:t xml:space="preserve">In this use case the driver can logout from the system if the </w:t>
      </w:r>
      <w:r w:rsidR="00F13773" w:rsidRPr="006C2ED1">
        <w:rPr>
          <w:rFonts w:ascii="Times New Roman" w:hAnsi="Times New Roman" w:cs="Times New Roman"/>
          <w:b/>
          <w:bCs/>
          <w:sz w:val="28"/>
        </w:rPr>
        <w:t>driver ends</w:t>
      </w:r>
      <w:r w:rsidRPr="006C2ED1">
        <w:rPr>
          <w:rFonts w:ascii="Times New Roman" w:hAnsi="Times New Roman" w:cs="Times New Roman"/>
          <w:b/>
          <w:bCs/>
          <w:sz w:val="28"/>
        </w:rPr>
        <w:t xml:space="preserve"> of </w:t>
      </w:r>
      <w:r w:rsidR="00F13773" w:rsidRPr="006C2ED1">
        <w:rPr>
          <w:rFonts w:ascii="Times New Roman" w:hAnsi="Times New Roman" w:cs="Times New Roman"/>
          <w:b/>
          <w:bCs/>
          <w:sz w:val="28"/>
        </w:rPr>
        <w:t>using service</w:t>
      </w:r>
      <w:r w:rsidRPr="006C2ED1">
        <w:rPr>
          <w:rFonts w:ascii="Times New Roman" w:hAnsi="Times New Roman" w:cs="Times New Roman"/>
          <w:b/>
          <w:bCs/>
          <w:sz w:val="28"/>
        </w:rPr>
        <w:t>.</w:t>
      </w:r>
    </w:p>
    <w:p w14:paraId="7E5E5527" w14:textId="77777777" w:rsidR="006C2ED1" w:rsidRPr="00496E2C" w:rsidRDefault="006C2ED1" w:rsidP="006C2ED1">
      <w:pPr>
        <w:spacing w:after="240"/>
        <w:ind w:left="720"/>
        <w:rPr>
          <w:rFonts w:ascii="Times New Roman" w:hAnsi="Times New Roman" w:cs="Times New Roman"/>
          <w:b/>
          <w:bCs/>
          <w:noProof/>
          <w:sz w:val="28"/>
        </w:rPr>
      </w:pPr>
      <w:r w:rsidRPr="00496E2C">
        <w:rPr>
          <w:rFonts w:ascii="Times New Roman" w:hAnsi="Times New Roman" w:cs="Times New Roman"/>
          <w:b/>
          <w:bCs/>
          <w:noProof/>
          <w:sz w:val="28"/>
        </w:rPr>
        <w:t xml:space="preserve">Input: </w:t>
      </w:r>
    </w:p>
    <w:p w14:paraId="03F5AAB0" w14:textId="77777777" w:rsidR="006C2ED1" w:rsidRDefault="006C2ED1" w:rsidP="006C2ED1">
      <w:pPr>
        <w:rPr>
          <w:rFonts w:ascii="Times New Roman" w:hAnsi="Times New Roman" w:cs="Times New Roman"/>
          <w:i/>
          <w:iCs/>
          <w:noProof/>
          <w:sz w:val="28"/>
        </w:rPr>
      </w:pPr>
    </w:p>
    <w:p w14:paraId="02A1DC9C" w14:textId="77777777" w:rsidR="006C2ED1" w:rsidRDefault="006C2ED1" w:rsidP="006C2ED1">
      <w:pPr>
        <w:ind w:firstLine="720"/>
        <w:rPr>
          <w:rFonts w:ascii="Times New Roman" w:hAnsi="Times New Roman" w:cs="Times New Roman"/>
          <w:b/>
          <w:bCs/>
          <w:noProof/>
          <w:sz w:val="28"/>
        </w:rPr>
      </w:pPr>
      <w:r w:rsidRPr="001855C7">
        <w:rPr>
          <w:rFonts w:ascii="Times New Roman" w:hAnsi="Times New Roman" w:cs="Times New Roman"/>
          <w:b/>
          <w:bCs/>
          <w:noProof/>
          <w:sz w:val="28"/>
        </w:rPr>
        <w:t>Action:</w:t>
      </w:r>
    </w:p>
    <w:p w14:paraId="169908C4" w14:textId="77777777" w:rsidR="006C2ED1" w:rsidRDefault="006C2ED1" w:rsidP="006C2ED1">
      <w:pPr>
        <w:rPr>
          <w:rFonts w:ascii="Times New Roman" w:hAnsi="Times New Roman" w:cs="Times New Roman"/>
          <w:b/>
          <w:bCs/>
          <w:noProof/>
          <w:sz w:val="28"/>
        </w:rPr>
      </w:pPr>
    </w:p>
    <w:p w14:paraId="07F2149C" w14:textId="77777777" w:rsidR="006C2ED1" w:rsidRDefault="006C2ED1" w:rsidP="006C2ED1">
      <w:pPr>
        <w:spacing w:after="100" w:afterAutospacing="1"/>
        <w:jc w:val="center"/>
        <w:rPr>
          <w:rFonts w:ascii="Times New Roman" w:hAnsi="Times New Roman" w:cs="Times New Roman"/>
          <w:i/>
          <w:iCs/>
          <w:noProof/>
          <w:sz w:val="28"/>
        </w:rPr>
      </w:pPr>
    </w:p>
    <w:p w14:paraId="6D0D6123" w14:textId="77777777" w:rsidR="006C2ED1" w:rsidRDefault="006C2ED1" w:rsidP="006C2ED1">
      <w:pPr>
        <w:spacing w:after="100" w:afterAutospacing="1"/>
        <w:jc w:val="center"/>
        <w:rPr>
          <w:rFonts w:ascii="Times New Roman" w:hAnsi="Times New Roman" w:cs="Times New Roman"/>
          <w:i/>
          <w:iCs/>
          <w:noProof/>
          <w:sz w:val="28"/>
        </w:rPr>
      </w:pPr>
    </w:p>
    <w:p w14:paraId="35546BF5" w14:textId="77777777" w:rsidR="006C2ED1" w:rsidRDefault="006C2ED1" w:rsidP="006C2ED1">
      <w:pPr>
        <w:spacing w:after="100" w:afterAutospacing="1"/>
        <w:jc w:val="center"/>
        <w:rPr>
          <w:rFonts w:ascii="Times New Roman" w:hAnsi="Times New Roman" w:cs="Times New Roman"/>
          <w:i/>
          <w:iCs/>
          <w:noProof/>
          <w:sz w:val="28"/>
        </w:rPr>
      </w:pPr>
    </w:p>
    <w:p w14:paraId="02BE73BE" w14:textId="77777777" w:rsidR="006C2ED1" w:rsidRDefault="006C2ED1" w:rsidP="006C2ED1">
      <w:pPr>
        <w:spacing w:after="100" w:afterAutospacing="1"/>
        <w:jc w:val="center"/>
        <w:rPr>
          <w:rFonts w:ascii="Times New Roman" w:hAnsi="Times New Roman" w:cs="Times New Roman"/>
          <w:i/>
          <w:iCs/>
          <w:noProof/>
          <w:sz w:val="28"/>
        </w:rPr>
      </w:pPr>
    </w:p>
    <w:p w14:paraId="5F6AFC6A" w14:textId="77777777" w:rsidR="006C2ED1" w:rsidRDefault="006C2ED1" w:rsidP="006C2ED1">
      <w:pPr>
        <w:spacing w:after="100" w:afterAutospacing="1"/>
        <w:jc w:val="center"/>
        <w:rPr>
          <w:rFonts w:ascii="Times New Roman" w:hAnsi="Times New Roman" w:cs="Times New Roman"/>
          <w:i/>
          <w:iCs/>
          <w:noProof/>
          <w:sz w:val="28"/>
        </w:rPr>
      </w:pPr>
    </w:p>
    <w:p w14:paraId="266257C9" w14:textId="77777777" w:rsidR="006C2ED1" w:rsidRDefault="006C2ED1" w:rsidP="006C2ED1">
      <w:pPr>
        <w:spacing w:after="100" w:afterAutospacing="1"/>
        <w:jc w:val="center"/>
        <w:rPr>
          <w:rFonts w:ascii="Times New Roman" w:hAnsi="Times New Roman" w:cs="Times New Roman"/>
          <w:i/>
          <w:iCs/>
          <w:noProof/>
          <w:sz w:val="28"/>
        </w:rPr>
      </w:pPr>
    </w:p>
    <w:p w14:paraId="25CE8C5E" w14:textId="77777777" w:rsidR="006C2ED1" w:rsidRPr="00BA1697" w:rsidRDefault="006C2ED1" w:rsidP="006C2ED1">
      <w:pPr>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 xml:space="preserve">If successful, the system will </w:t>
      </w:r>
      <w:r w:rsidR="00F13773">
        <w:rPr>
          <w:rFonts w:ascii="Times New Roman" w:hAnsi="Times New Roman" w:cs="Times New Roman"/>
          <w:noProof/>
          <w:sz w:val="28"/>
        </w:rPr>
        <w:t xml:space="preserve">update the driver status to offline in the database and display the login page. </w:t>
      </w:r>
    </w:p>
    <w:p w14:paraId="7FEBBD86" w14:textId="77777777" w:rsidR="006C2ED1" w:rsidRPr="006C2ED1" w:rsidRDefault="006C2ED1" w:rsidP="006C2ED1">
      <w:pPr>
        <w:rPr>
          <w:rFonts w:ascii="Times New Roman" w:hAnsi="Times New Roman" w:cs="Times New Roman"/>
          <w:b/>
          <w:bCs/>
          <w:noProof/>
          <w:sz w:val="28"/>
        </w:rPr>
      </w:pPr>
      <w:r w:rsidRPr="001855C7">
        <w:rPr>
          <w:rFonts w:ascii="Times New Roman" w:hAnsi="Times New Roman" w:cs="Times New Roman"/>
          <w:b/>
          <w:bCs/>
          <w:noProof/>
          <w:sz w:val="28"/>
        </w:rPr>
        <w:t>System Requirement Specification</w:t>
      </w:r>
    </w:p>
    <w:p w14:paraId="11D2B38C" w14:textId="77777777" w:rsidR="006C2ED1" w:rsidRDefault="006C2ED1" w:rsidP="00B430CB">
      <w:pPr>
        <w:spacing w:after="100" w:afterAutospacing="1"/>
        <w:jc w:val="center"/>
        <w:rPr>
          <w:rFonts w:ascii="Times New Roman" w:hAnsi="Times New Roman" w:cs="Times New Roman"/>
          <w:i/>
          <w:iCs/>
          <w:noProof/>
          <w:sz w:val="28"/>
        </w:rPr>
      </w:pPr>
    </w:p>
    <w:p w14:paraId="5B3EAAB2" w14:textId="77777777" w:rsidR="00672F66" w:rsidRPr="0000052E" w:rsidRDefault="0000052E" w:rsidP="00672F66">
      <w:pPr>
        <w:spacing w:after="100" w:afterAutospacing="1"/>
        <w:ind w:firstLine="720"/>
        <w:jc w:val="center"/>
        <w:rPr>
          <w:rFonts w:ascii="Times New Roman" w:hAnsi="Times New Roman" w:cs="Times New Roman"/>
          <w:sz w:val="28"/>
        </w:rPr>
      </w:pPr>
      <w:r>
        <w:rPr>
          <w:rFonts w:ascii="Times New Roman" w:hAnsi="Times New Roman" w:cs="Times New Roman"/>
          <w:b/>
          <w:bCs/>
          <w:sz w:val="28"/>
        </w:rPr>
        <w:t xml:space="preserve">SRS-12 </w:t>
      </w:r>
      <w:r w:rsidRPr="0000052E">
        <w:rPr>
          <w:rFonts w:ascii="Times New Roman" w:hAnsi="Times New Roman" w:cs="Times New Roman"/>
          <w:sz w:val="28"/>
        </w:rPr>
        <w:t>S</w:t>
      </w:r>
      <w:r w:rsidR="00672F66" w:rsidRPr="0000052E">
        <w:rPr>
          <w:rFonts w:ascii="Times New Roman" w:hAnsi="Times New Roman" w:cs="Times New Roman"/>
          <w:sz w:val="28"/>
        </w:rPr>
        <w:t>ystem change status of the driver to offline in database.</w:t>
      </w:r>
    </w:p>
    <w:p w14:paraId="0E274848" w14:textId="77777777" w:rsidR="006C2ED1" w:rsidRDefault="0000052E" w:rsidP="00672F66">
      <w:pPr>
        <w:spacing w:after="100" w:afterAutospacing="1"/>
        <w:jc w:val="center"/>
        <w:rPr>
          <w:rFonts w:ascii="Times New Roman" w:hAnsi="Times New Roman" w:cs="Times New Roman"/>
          <w:i/>
          <w:iCs/>
          <w:noProof/>
          <w:sz w:val="28"/>
        </w:rPr>
      </w:pPr>
      <w:r>
        <w:rPr>
          <w:rFonts w:ascii="Times New Roman" w:hAnsi="Times New Roman" w:cs="Times New Roman"/>
          <w:b/>
          <w:bCs/>
          <w:sz w:val="28"/>
        </w:rPr>
        <w:t>SRS-13</w:t>
      </w:r>
      <w:r w:rsidRPr="0000052E">
        <w:rPr>
          <w:rFonts w:ascii="Times New Roman" w:hAnsi="Times New Roman" w:cs="Times New Roman"/>
          <w:sz w:val="28"/>
        </w:rPr>
        <w:t xml:space="preserve"> S</w:t>
      </w:r>
      <w:r w:rsidR="00672F66" w:rsidRPr="0000052E">
        <w:rPr>
          <w:rFonts w:ascii="Times New Roman" w:hAnsi="Times New Roman" w:cs="Times New Roman"/>
          <w:sz w:val="28"/>
        </w:rPr>
        <w:t>ystem displays login page after Driver lo</w:t>
      </w:r>
      <w:r w:rsidR="00A04021" w:rsidRPr="0000052E">
        <w:rPr>
          <w:rFonts w:ascii="Times New Roman" w:hAnsi="Times New Roman" w:cs="Times New Roman"/>
          <w:sz w:val="28"/>
        </w:rPr>
        <w:t>g</w:t>
      </w:r>
      <w:r w:rsidR="00672F66" w:rsidRPr="0000052E">
        <w:rPr>
          <w:rFonts w:ascii="Times New Roman" w:hAnsi="Times New Roman" w:cs="Times New Roman"/>
          <w:sz w:val="28"/>
        </w:rPr>
        <w:t>ged out</w:t>
      </w:r>
      <w:r w:rsidR="00672F66" w:rsidRPr="00672F66">
        <w:rPr>
          <w:rFonts w:ascii="Times New Roman" w:hAnsi="Times New Roman" w:cs="Times New Roman"/>
          <w:b/>
          <w:bCs/>
          <w:sz w:val="28"/>
        </w:rPr>
        <w:t>.</w:t>
      </w:r>
    </w:p>
    <w:p w14:paraId="140CAEED" w14:textId="77777777" w:rsidR="00672F66" w:rsidRDefault="00672F66" w:rsidP="00B430CB">
      <w:pPr>
        <w:spacing w:after="100" w:afterAutospacing="1"/>
        <w:jc w:val="center"/>
        <w:rPr>
          <w:rFonts w:ascii="Times New Roman" w:hAnsi="Times New Roman" w:cs="Times New Roman"/>
          <w:i/>
          <w:iCs/>
          <w:noProof/>
          <w:sz w:val="28"/>
        </w:rPr>
      </w:pPr>
    </w:p>
    <w:p w14:paraId="459F797D" w14:textId="77777777" w:rsidR="00672F66" w:rsidRPr="00671B56" w:rsidRDefault="00672F66" w:rsidP="00672F66">
      <w:pPr>
        <w:rPr>
          <w:rFonts w:ascii="Times New Roman" w:hAnsi="Times New Roman" w:cs="Times New Roman"/>
          <w:noProof/>
          <w:sz w:val="32"/>
          <w:szCs w:val="32"/>
        </w:rPr>
      </w:pPr>
      <w:r>
        <w:rPr>
          <w:rFonts w:ascii="Times New Roman" w:hAnsi="Times New Roman" w:cs="Times New Roman"/>
          <w:i/>
          <w:iCs/>
          <w:noProof/>
          <w:sz w:val="28"/>
        </w:rPr>
        <w:br w:type="page"/>
      </w:r>
      <w:r w:rsidR="00301165">
        <w:rPr>
          <w:rFonts w:ascii="Times New Roman" w:hAnsi="Times New Roman" w:cs="Times New Roman"/>
          <w:noProof/>
          <w:sz w:val="32"/>
          <w:szCs w:val="32"/>
        </w:rPr>
        <w:lastRenderedPageBreak/>
        <w:t>4.6</w:t>
      </w:r>
      <w:r>
        <w:rPr>
          <w:rFonts w:ascii="Times New Roman" w:hAnsi="Times New Roman" w:cs="Times New Roman"/>
          <w:noProof/>
          <w:sz w:val="32"/>
          <w:szCs w:val="32"/>
        </w:rPr>
        <w:t xml:space="preserve"> Passenger </w:t>
      </w:r>
      <w:r w:rsidR="00301165">
        <w:rPr>
          <w:rFonts w:ascii="Times New Roman" w:hAnsi="Times New Roman" w:cs="Times New Roman"/>
          <w:noProof/>
          <w:sz w:val="32"/>
          <w:szCs w:val="32"/>
        </w:rPr>
        <w:t>Logout Use Case (UC-06</w:t>
      </w:r>
      <w:r>
        <w:rPr>
          <w:rFonts w:ascii="Times New Roman" w:hAnsi="Times New Roman" w:cs="Times New Roman"/>
          <w:noProof/>
          <w:sz w:val="32"/>
          <w:szCs w:val="32"/>
        </w:rPr>
        <w:t>)</w:t>
      </w:r>
    </w:p>
    <w:p w14:paraId="12047D84" w14:textId="77777777" w:rsidR="00672F66" w:rsidRDefault="00672F66" w:rsidP="00672F66">
      <w:pPr>
        <w:spacing w:after="100" w:afterAutospacing="1"/>
        <w:jc w:val="center"/>
        <w:rPr>
          <w:rFonts w:ascii="Times New Roman" w:hAnsi="Times New Roman" w:cs="Times New Roman"/>
          <w:i/>
          <w:iCs/>
          <w:noProof/>
          <w:sz w:val="28"/>
        </w:rPr>
      </w:pPr>
    </w:p>
    <w:p w14:paraId="514FE0E8" w14:textId="77777777" w:rsidR="00672F66" w:rsidRDefault="00A04021" w:rsidP="00672F66">
      <w:pPr>
        <w:spacing w:after="100" w:afterAutospacing="1"/>
        <w:jc w:val="center"/>
        <w:rPr>
          <w:rFonts w:ascii="Times New Roman" w:hAnsi="Times New Roman" w:cs="Times New Roman"/>
          <w:i/>
          <w:iCs/>
          <w:noProof/>
          <w:sz w:val="28"/>
        </w:rPr>
      </w:pPr>
      <w:r w:rsidRPr="00A04021">
        <w:rPr>
          <w:rFonts w:ascii="Times New Roman" w:hAnsi="Times New Roman" w:cs="Times New Roman"/>
          <w:i/>
          <w:iCs/>
          <w:noProof/>
          <w:sz w:val="28"/>
          <w:lang w:eastAsia="ko-KR"/>
        </w:rPr>
        <w:drawing>
          <wp:inline distT="0" distB="0" distL="0" distR="0" wp14:anchorId="6E41DCD2" wp14:editId="6FC1556E">
            <wp:extent cx="3754664" cy="2002972"/>
            <wp:effectExtent l="19050" t="0" r="0" b="0"/>
            <wp:docPr id="15" name="Picture 9"/>
            <wp:cNvGraphicFramePr/>
            <a:graphic xmlns:a="http://schemas.openxmlformats.org/drawingml/2006/main">
              <a:graphicData uri="http://schemas.openxmlformats.org/drawingml/2006/picture">
                <pic:pic xmlns:pic="http://schemas.openxmlformats.org/drawingml/2006/picture">
                  <pic:nvPicPr>
                    <pic:cNvPr id="1035" name="Picture 11"/>
                    <pic:cNvPicPr>
                      <a:picLocks noChangeAspect="1" noChangeArrowheads="1"/>
                    </pic:cNvPicPr>
                  </pic:nvPicPr>
                  <pic:blipFill>
                    <a:blip r:embed="rId15"/>
                    <a:srcRect l="36237" t="23437" r="17093" b="27734"/>
                    <a:stretch>
                      <a:fillRect/>
                    </a:stretch>
                  </pic:blipFill>
                  <pic:spPr bwMode="auto">
                    <a:xfrm>
                      <a:off x="0" y="0"/>
                      <a:ext cx="3759383" cy="2005490"/>
                    </a:xfrm>
                    <a:prstGeom prst="rect">
                      <a:avLst/>
                    </a:prstGeom>
                    <a:noFill/>
                    <a:ln w="9525">
                      <a:noFill/>
                      <a:miter lim="800000"/>
                      <a:headEnd/>
                      <a:tailEnd/>
                    </a:ln>
                    <a:effectLst/>
                  </pic:spPr>
                </pic:pic>
              </a:graphicData>
            </a:graphic>
          </wp:inline>
        </w:drawing>
      </w:r>
    </w:p>
    <w:p w14:paraId="007407B7" w14:textId="77777777" w:rsidR="00672F66" w:rsidRDefault="00DA5CCF" w:rsidP="00672F66">
      <w:pPr>
        <w:spacing w:after="100" w:afterAutospacing="1"/>
        <w:jc w:val="center"/>
        <w:rPr>
          <w:rFonts w:ascii="Times New Roman" w:hAnsi="Times New Roman" w:cs="Times New Roman"/>
          <w:i/>
          <w:iCs/>
          <w:noProof/>
          <w:sz w:val="28"/>
        </w:rPr>
      </w:pPr>
      <w:r>
        <w:rPr>
          <w:rFonts w:ascii="Times New Roman" w:hAnsi="Times New Roman" w:cs="Times New Roman"/>
          <w:i/>
          <w:iCs/>
          <w:noProof/>
          <w:sz w:val="28"/>
        </w:rPr>
        <w:t>Figure 9</w:t>
      </w:r>
      <w:r w:rsidR="00672F66" w:rsidRPr="00D70153">
        <w:rPr>
          <w:rFonts w:ascii="Times New Roman" w:hAnsi="Times New Roman" w:cs="Times New Roman"/>
          <w:i/>
          <w:iCs/>
          <w:noProof/>
          <w:sz w:val="28"/>
        </w:rPr>
        <w:t xml:space="preserve">: </w:t>
      </w:r>
      <w:r w:rsidR="00672F66">
        <w:rPr>
          <w:rFonts w:ascii="Times New Roman" w:hAnsi="Times New Roman" w:cs="Times New Roman"/>
          <w:i/>
          <w:iCs/>
          <w:sz w:val="28"/>
        </w:rPr>
        <w:t>Passenger</w:t>
      </w:r>
      <w:r w:rsidR="00672F66" w:rsidRPr="006C2ED1">
        <w:rPr>
          <w:rFonts w:ascii="Times New Roman" w:hAnsi="Times New Roman" w:cs="Times New Roman"/>
          <w:i/>
          <w:iCs/>
          <w:sz w:val="28"/>
        </w:rPr>
        <w:t xml:space="preserve"> can log out from the system. </w:t>
      </w:r>
      <w:r w:rsidR="00672F66" w:rsidRPr="00BE7622">
        <w:rPr>
          <w:rFonts w:ascii="Times New Roman" w:hAnsi="Times New Roman" w:cs="Times New Roman"/>
          <w:i/>
          <w:iCs/>
          <w:sz w:val="28"/>
        </w:rPr>
        <w:t>(</w:t>
      </w:r>
      <w:r>
        <w:rPr>
          <w:rFonts w:ascii="Times New Roman" w:hAnsi="Times New Roman" w:cs="Times New Roman"/>
          <w:i/>
          <w:iCs/>
          <w:sz w:val="28"/>
        </w:rPr>
        <w:t>URS-06</w:t>
      </w:r>
      <w:r w:rsidR="00672F66" w:rsidRPr="00BE7622">
        <w:rPr>
          <w:rFonts w:ascii="Times New Roman" w:hAnsi="Times New Roman" w:cs="Times New Roman"/>
          <w:i/>
          <w:iCs/>
          <w:sz w:val="28"/>
        </w:rPr>
        <w:t>)</w:t>
      </w:r>
    </w:p>
    <w:tbl>
      <w:tblPr>
        <w:tblStyle w:val="TableGrid"/>
        <w:tblW w:w="0" w:type="auto"/>
        <w:tblLook w:val="04A0" w:firstRow="1" w:lastRow="0" w:firstColumn="1" w:lastColumn="0" w:noHBand="0" w:noVBand="1"/>
      </w:tblPr>
      <w:tblGrid>
        <w:gridCol w:w="3652"/>
        <w:gridCol w:w="5590"/>
      </w:tblGrid>
      <w:tr w:rsidR="00672F66" w14:paraId="04AE8FC7" w14:textId="77777777" w:rsidTr="00C15EA2">
        <w:tc>
          <w:tcPr>
            <w:tcW w:w="3652" w:type="dxa"/>
          </w:tcPr>
          <w:p w14:paraId="7E58AC60" w14:textId="77777777" w:rsidR="00672F66" w:rsidRPr="002055E3" w:rsidRDefault="00672F66" w:rsidP="00C15EA2">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2AD9E839" w14:textId="77777777" w:rsidR="00672F66" w:rsidRPr="002055E3" w:rsidRDefault="00672F66" w:rsidP="00C15EA2">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UC-0</w:t>
            </w:r>
            <w:r w:rsidR="00DA5CCF">
              <w:rPr>
                <w:rFonts w:ascii="Times New Roman" w:hAnsi="Times New Roman" w:cs="Times New Roman"/>
                <w:noProof/>
                <w:sz w:val="26"/>
                <w:szCs w:val="26"/>
              </w:rPr>
              <w:t>6</w:t>
            </w:r>
          </w:p>
        </w:tc>
      </w:tr>
      <w:tr w:rsidR="00672F66" w14:paraId="394FAC79" w14:textId="77777777" w:rsidTr="00C15EA2">
        <w:tc>
          <w:tcPr>
            <w:tcW w:w="3652" w:type="dxa"/>
          </w:tcPr>
          <w:p w14:paraId="37CE7A31" w14:textId="77777777" w:rsidR="00672F66" w:rsidRPr="002055E3" w:rsidRDefault="00672F66"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07328CC9" w14:textId="77777777" w:rsidR="00672F66" w:rsidRPr="002055E3" w:rsidRDefault="00672F66"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w:t>
            </w:r>
            <w:r w:rsidRPr="006C2ED1">
              <w:rPr>
                <w:rFonts w:ascii="Times New Roman" w:hAnsi="Times New Roman" w:cs="Times New Roman"/>
                <w:noProof/>
                <w:sz w:val="26"/>
                <w:szCs w:val="26"/>
              </w:rPr>
              <w:t xml:space="preserve"> can log out from the system</w:t>
            </w:r>
            <w:r>
              <w:rPr>
                <w:rFonts w:ascii="Times New Roman" w:hAnsi="Times New Roman" w:cs="Times New Roman"/>
                <w:noProof/>
                <w:sz w:val="26"/>
                <w:szCs w:val="26"/>
              </w:rPr>
              <w:t>.</w:t>
            </w:r>
          </w:p>
        </w:tc>
      </w:tr>
      <w:tr w:rsidR="00672F66" w14:paraId="22AF669C" w14:textId="77777777" w:rsidTr="00C15EA2">
        <w:tc>
          <w:tcPr>
            <w:tcW w:w="3652" w:type="dxa"/>
          </w:tcPr>
          <w:p w14:paraId="4098734D" w14:textId="77777777" w:rsidR="00672F66" w:rsidRPr="002055E3" w:rsidRDefault="00672F66"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338C268B" w14:textId="77777777" w:rsidR="00672F66" w:rsidRPr="002055E3" w:rsidRDefault="00672F66"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w:t>
            </w:r>
          </w:p>
        </w:tc>
      </w:tr>
      <w:tr w:rsidR="00672F66" w14:paraId="632CFE7A" w14:textId="77777777" w:rsidTr="00C15EA2">
        <w:tc>
          <w:tcPr>
            <w:tcW w:w="3652" w:type="dxa"/>
          </w:tcPr>
          <w:p w14:paraId="3E00266B" w14:textId="77777777" w:rsidR="00672F66" w:rsidRPr="002055E3" w:rsidRDefault="00672F66"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26CEB61B" w14:textId="77777777" w:rsidR="00672F66" w:rsidRPr="002055E3" w:rsidRDefault="00672F66"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 can logout from the system when the driver stops using the service.</w:t>
            </w:r>
          </w:p>
        </w:tc>
      </w:tr>
      <w:tr w:rsidR="00672F66" w14:paraId="57285FDA" w14:textId="77777777" w:rsidTr="00C15EA2">
        <w:tc>
          <w:tcPr>
            <w:tcW w:w="3652" w:type="dxa"/>
          </w:tcPr>
          <w:p w14:paraId="502B71E6" w14:textId="77777777" w:rsidR="00672F66" w:rsidRPr="002055E3" w:rsidRDefault="00672F66"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2DBD6DC1" w14:textId="77777777" w:rsidR="00672F66" w:rsidRPr="002055E3" w:rsidRDefault="00672F66" w:rsidP="00672F6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w:t>
            </w:r>
            <w:r w:rsidRPr="002055E3">
              <w:rPr>
                <w:rFonts w:ascii="Times New Roman" w:hAnsi="Times New Roman" w:cs="Times New Roman"/>
                <w:noProof/>
                <w:sz w:val="26"/>
                <w:szCs w:val="26"/>
              </w:rPr>
              <w:t xml:space="preserve"> </w:t>
            </w:r>
            <w:r>
              <w:rPr>
                <w:rFonts w:ascii="Times New Roman" w:hAnsi="Times New Roman" w:cs="Times New Roman"/>
                <w:noProof/>
                <w:sz w:val="26"/>
                <w:szCs w:val="26"/>
              </w:rPr>
              <w:t>clicks on the “logout” button in the settings page.</w:t>
            </w:r>
          </w:p>
        </w:tc>
      </w:tr>
      <w:tr w:rsidR="00672F66" w14:paraId="6ED578CC" w14:textId="77777777" w:rsidTr="00C15EA2">
        <w:tc>
          <w:tcPr>
            <w:tcW w:w="3652" w:type="dxa"/>
          </w:tcPr>
          <w:p w14:paraId="42F206C3" w14:textId="77777777" w:rsidR="00672F66" w:rsidRPr="002055E3" w:rsidRDefault="00672F66"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59FA3523" w14:textId="77777777" w:rsidR="00672F66" w:rsidRPr="002055E3" w:rsidRDefault="00672F66" w:rsidP="00672F66">
            <w:pPr>
              <w:rPr>
                <w:rFonts w:ascii="Times New Roman" w:hAnsi="Times New Roman" w:cs="Times New Roman"/>
                <w:noProof/>
                <w:sz w:val="26"/>
                <w:szCs w:val="26"/>
              </w:rPr>
            </w:pPr>
            <w:r>
              <w:rPr>
                <w:rFonts w:ascii="Times New Roman" w:hAnsi="Times New Roman" w:cs="Times New Roman"/>
                <w:noProof/>
                <w:sz w:val="26"/>
                <w:szCs w:val="26"/>
              </w:rPr>
              <w:t>The Passenger logs into the Chiang Mai Red Taxi Service Assistant as a “Passenger”.</w:t>
            </w:r>
            <w:r w:rsidR="00B16BF5">
              <w:rPr>
                <w:rFonts w:ascii="Times New Roman" w:hAnsi="Times New Roman" w:cs="Times New Roman"/>
                <w:noProof/>
                <w:sz w:val="26"/>
                <w:szCs w:val="26"/>
              </w:rPr>
              <w:t xml:space="preserve"> (UC-14)</w:t>
            </w:r>
          </w:p>
        </w:tc>
      </w:tr>
      <w:tr w:rsidR="00672F66" w14:paraId="05AA6FCD" w14:textId="77777777" w:rsidTr="00C15EA2">
        <w:tc>
          <w:tcPr>
            <w:tcW w:w="3652" w:type="dxa"/>
          </w:tcPr>
          <w:p w14:paraId="0E881855" w14:textId="77777777" w:rsidR="00672F66" w:rsidRPr="002055E3" w:rsidRDefault="00672F66"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Post-conditions:</w:t>
            </w:r>
          </w:p>
        </w:tc>
        <w:tc>
          <w:tcPr>
            <w:tcW w:w="5590" w:type="dxa"/>
          </w:tcPr>
          <w:p w14:paraId="161A2FDA" w14:textId="77777777" w:rsidR="00672F66" w:rsidRDefault="00672F66" w:rsidP="00C15EA2">
            <w:pPr>
              <w:rPr>
                <w:rFonts w:ascii="Times New Roman" w:hAnsi="Times New Roman" w:cs="Times New Roman"/>
                <w:noProof/>
                <w:sz w:val="26"/>
                <w:szCs w:val="26"/>
              </w:rPr>
            </w:pPr>
            <w:r>
              <w:rPr>
                <w:rFonts w:ascii="Times New Roman" w:hAnsi="Times New Roman" w:cs="Times New Roman"/>
                <w:noProof/>
                <w:sz w:val="26"/>
                <w:szCs w:val="26"/>
              </w:rPr>
              <w:t>Passenger can log into the system</w:t>
            </w:r>
            <w:r w:rsidR="00B16BF5">
              <w:rPr>
                <w:rFonts w:ascii="Times New Roman" w:hAnsi="Times New Roman" w:cs="Times New Roman"/>
                <w:noProof/>
                <w:sz w:val="26"/>
                <w:szCs w:val="26"/>
              </w:rPr>
              <w:t xml:space="preserve"> (UC-14)</w:t>
            </w:r>
          </w:p>
        </w:tc>
      </w:tr>
      <w:tr w:rsidR="00672F66" w14:paraId="248CF894" w14:textId="77777777" w:rsidTr="00C15EA2">
        <w:tc>
          <w:tcPr>
            <w:tcW w:w="3652" w:type="dxa"/>
          </w:tcPr>
          <w:p w14:paraId="768FC863" w14:textId="77777777" w:rsidR="00672F66" w:rsidRPr="002055E3" w:rsidRDefault="00672F66"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050771A8" w14:textId="77777777" w:rsidR="00672F66" w:rsidRDefault="00672F66" w:rsidP="00672F66">
            <w:pPr>
              <w:pStyle w:val="ListParagraph"/>
              <w:numPr>
                <w:ilvl w:val="0"/>
                <w:numId w:val="22"/>
              </w:numPr>
              <w:rPr>
                <w:rFonts w:ascii="Times New Roman" w:hAnsi="Times New Roman" w:cs="Times New Roman"/>
                <w:noProof/>
                <w:sz w:val="26"/>
                <w:szCs w:val="26"/>
              </w:rPr>
            </w:pPr>
            <w:r>
              <w:rPr>
                <w:rFonts w:ascii="Times New Roman" w:hAnsi="Times New Roman" w:cs="Times New Roman"/>
                <w:noProof/>
                <w:sz w:val="26"/>
                <w:szCs w:val="26"/>
              </w:rPr>
              <w:t>Passenger</w:t>
            </w:r>
            <w:r w:rsidRPr="002055E3">
              <w:rPr>
                <w:rFonts w:ascii="Times New Roman" w:hAnsi="Times New Roman" w:cs="Times New Roman"/>
                <w:noProof/>
                <w:sz w:val="26"/>
                <w:szCs w:val="26"/>
              </w:rPr>
              <w:t xml:space="preserve"> </w:t>
            </w:r>
            <w:r>
              <w:rPr>
                <w:rFonts w:ascii="Times New Roman" w:hAnsi="Times New Roman" w:cs="Times New Roman"/>
                <w:noProof/>
                <w:sz w:val="26"/>
                <w:szCs w:val="26"/>
              </w:rPr>
              <w:t>clicks on the “logout” button in the settings page.</w:t>
            </w:r>
          </w:p>
          <w:p w14:paraId="099FFEE5" w14:textId="77777777" w:rsidR="00672F66" w:rsidRDefault="00672F66" w:rsidP="00672F66">
            <w:pPr>
              <w:pStyle w:val="ListParagraph"/>
              <w:numPr>
                <w:ilvl w:val="0"/>
                <w:numId w:val="22"/>
              </w:numPr>
              <w:rPr>
                <w:rFonts w:ascii="Times New Roman" w:hAnsi="Times New Roman" w:cs="Times New Roman"/>
                <w:noProof/>
                <w:sz w:val="26"/>
                <w:szCs w:val="26"/>
              </w:rPr>
            </w:pPr>
            <w:r>
              <w:rPr>
                <w:rFonts w:ascii="Times New Roman" w:hAnsi="Times New Roman" w:cs="Times New Roman"/>
                <w:noProof/>
                <w:sz w:val="26"/>
                <w:szCs w:val="26"/>
              </w:rPr>
              <w:t>The system change status of the driver to offline in database.</w:t>
            </w:r>
          </w:p>
          <w:p w14:paraId="5A0247E5" w14:textId="77777777" w:rsidR="00672F66" w:rsidRPr="007A3FB2" w:rsidRDefault="00672F66" w:rsidP="00672F66">
            <w:pPr>
              <w:pStyle w:val="ListParagraph"/>
              <w:numPr>
                <w:ilvl w:val="0"/>
                <w:numId w:val="22"/>
              </w:numPr>
              <w:rPr>
                <w:rFonts w:ascii="Times New Roman" w:hAnsi="Times New Roman" w:cs="Times New Roman"/>
                <w:noProof/>
                <w:sz w:val="26"/>
                <w:szCs w:val="26"/>
              </w:rPr>
            </w:pPr>
            <w:r>
              <w:rPr>
                <w:rFonts w:ascii="Times New Roman" w:hAnsi="Times New Roman" w:cs="Times New Roman"/>
                <w:noProof/>
                <w:sz w:val="26"/>
                <w:szCs w:val="26"/>
              </w:rPr>
              <w:t>The system displays login page after passenger log</w:t>
            </w:r>
            <w:r w:rsidR="00287537">
              <w:rPr>
                <w:rFonts w:ascii="Times New Roman" w:hAnsi="Times New Roman" w:cs="Times New Roman"/>
                <w:noProof/>
                <w:sz w:val="26"/>
                <w:szCs w:val="26"/>
              </w:rPr>
              <w:t>g</w:t>
            </w:r>
            <w:r>
              <w:rPr>
                <w:rFonts w:ascii="Times New Roman" w:hAnsi="Times New Roman" w:cs="Times New Roman"/>
                <w:noProof/>
                <w:sz w:val="26"/>
                <w:szCs w:val="26"/>
              </w:rPr>
              <w:t>ed out.</w:t>
            </w:r>
          </w:p>
        </w:tc>
      </w:tr>
      <w:tr w:rsidR="00672F66" w14:paraId="45DEF0A7" w14:textId="77777777" w:rsidTr="00C15EA2">
        <w:tc>
          <w:tcPr>
            <w:tcW w:w="3652" w:type="dxa"/>
          </w:tcPr>
          <w:p w14:paraId="4F291E2E" w14:textId="77777777" w:rsidR="00672F66" w:rsidRPr="002055E3" w:rsidRDefault="00672F66"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Alternative Flows:</w:t>
            </w:r>
          </w:p>
        </w:tc>
        <w:tc>
          <w:tcPr>
            <w:tcW w:w="5590" w:type="dxa"/>
          </w:tcPr>
          <w:p w14:paraId="7777B16F" w14:textId="77777777" w:rsidR="00672F66" w:rsidRPr="002055E3" w:rsidRDefault="00672F66"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N/A</w:t>
            </w:r>
          </w:p>
        </w:tc>
      </w:tr>
      <w:tr w:rsidR="00672F66" w14:paraId="2CF3E810" w14:textId="77777777" w:rsidTr="00C15EA2">
        <w:tc>
          <w:tcPr>
            <w:tcW w:w="3652" w:type="dxa"/>
          </w:tcPr>
          <w:p w14:paraId="14C2FDEE" w14:textId="77777777" w:rsidR="00672F66" w:rsidRPr="002055E3" w:rsidRDefault="00672F66"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17943CF9" w14:textId="77777777" w:rsidR="00672F66" w:rsidRPr="00D65CE3" w:rsidRDefault="00672F66"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N/A</w:t>
            </w:r>
          </w:p>
        </w:tc>
      </w:tr>
      <w:tr w:rsidR="00672F66" w14:paraId="6D5CE48E" w14:textId="77777777" w:rsidTr="00C15EA2">
        <w:tc>
          <w:tcPr>
            <w:tcW w:w="3652" w:type="dxa"/>
          </w:tcPr>
          <w:p w14:paraId="241A6BDB" w14:textId="77777777" w:rsidR="00672F66" w:rsidRPr="002055E3" w:rsidRDefault="00672F66"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24A87352" w14:textId="77777777" w:rsidR="00672F66" w:rsidRPr="002055E3" w:rsidRDefault="00672F66" w:rsidP="00C15EA2">
            <w:pPr>
              <w:spacing w:after="100" w:afterAutospacing="1"/>
              <w:rPr>
                <w:rFonts w:ascii="Times New Roman" w:hAnsi="Times New Roman" w:cs="Times New Roman"/>
                <w:noProof/>
                <w:sz w:val="26"/>
                <w:szCs w:val="26"/>
              </w:rPr>
            </w:pPr>
          </w:p>
        </w:tc>
      </w:tr>
      <w:tr w:rsidR="00672F66" w14:paraId="73DC1830" w14:textId="77777777" w:rsidTr="00C15EA2">
        <w:tc>
          <w:tcPr>
            <w:tcW w:w="3652" w:type="dxa"/>
          </w:tcPr>
          <w:p w14:paraId="1FB91EA3" w14:textId="77777777" w:rsidR="00672F66" w:rsidRPr="002055E3" w:rsidRDefault="00672F66"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1BD92138" w14:textId="77777777" w:rsidR="00672F66" w:rsidRPr="002055E3" w:rsidRDefault="00672F66" w:rsidP="00C15EA2">
            <w:pPr>
              <w:spacing w:after="100" w:afterAutospacing="1"/>
              <w:rPr>
                <w:rFonts w:ascii="Times New Roman" w:hAnsi="Times New Roman" w:cs="Times New Roman"/>
                <w:noProof/>
                <w:sz w:val="26"/>
                <w:szCs w:val="26"/>
              </w:rPr>
            </w:pPr>
          </w:p>
        </w:tc>
      </w:tr>
    </w:tbl>
    <w:p w14:paraId="5D98E824" w14:textId="77777777" w:rsidR="00672F66" w:rsidRDefault="00672F66" w:rsidP="00672F66">
      <w:pPr>
        <w:spacing w:after="100" w:afterAutospacing="1"/>
        <w:jc w:val="center"/>
        <w:rPr>
          <w:rFonts w:ascii="Times New Roman" w:hAnsi="Times New Roman" w:cs="Times New Roman"/>
          <w:i/>
          <w:iCs/>
          <w:noProof/>
          <w:sz w:val="28"/>
        </w:rPr>
      </w:pPr>
    </w:p>
    <w:p w14:paraId="4E0E8CE9" w14:textId="77777777" w:rsidR="00672F66" w:rsidRDefault="00672F66" w:rsidP="00672F66">
      <w:pPr>
        <w:spacing w:after="100" w:afterAutospacing="1"/>
        <w:jc w:val="center"/>
        <w:rPr>
          <w:rFonts w:ascii="Times New Roman" w:hAnsi="Times New Roman" w:cs="Times New Roman"/>
          <w:i/>
          <w:iCs/>
          <w:noProof/>
          <w:sz w:val="28"/>
        </w:rPr>
      </w:pPr>
    </w:p>
    <w:p w14:paraId="1F40ACB3" w14:textId="77777777" w:rsidR="00672F66" w:rsidRDefault="00DA5CCF" w:rsidP="00672F66">
      <w:pPr>
        <w:spacing w:after="240"/>
        <w:rPr>
          <w:rFonts w:ascii="Times New Roman" w:hAnsi="Times New Roman" w:cs="Times New Roman"/>
          <w:b/>
          <w:bCs/>
          <w:sz w:val="28"/>
        </w:rPr>
      </w:pPr>
      <w:r>
        <w:rPr>
          <w:rFonts w:ascii="Times New Roman" w:hAnsi="Times New Roman" w:cs="Times New Roman"/>
          <w:b/>
          <w:bCs/>
          <w:sz w:val="28"/>
        </w:rPr>
        <w:t>UC-06</w:t>
      </w:r>
      <w:r w:rsidR="00672F66">
        <w:rPr>
          <w:rFonts w:ascii="Times New Roman" w:hAnsi="Times New Roman" w:cs="Times New Roman"/>
          <w:b/>
          <w:bCs/>
          <w:sz w:val="28"/>
        </w:rPr>
        <w:t xml:space="preserve"> </w:t>
      </w:r>
      <w:r w:rsidR="00A04021">
        <w:rPr>
          <w:rFonts w:ascii="Times New Roman" w:hAnsi="Times New Roman" w:cs="Times New Roman"/>
          <w:b/>
          <w:bCs/>
          <w:sz w:val="28"/>
        </w:rPr>
        <w:t xml:space="preserve">Passenger </w:t>
      </w:r>
      <w:r w:rsidR="00672F66" w:rsidRPr="006C2ED1">
        <w:rPr>
          <w:rFonts w:ascii="Times New Roman" w:hAnsi="Times New Roman" w:cs="Times New Roman"/>
          <w:b/>
          <w:bCs/>
          <w:sz w:val="28"/>
        </w:rPr>
        <w:t>can log out from the system.</w:t>
      </w:r>
    </w:p>
    <w:p w14:paraId="0F2E11A4" w14:textId="77777777" w:rsidR="00A04021" w:rsidRDefault="00A04021" w:rsidP="00672F66">
      <w:pPr>
        <w:spacing w:after="240"/>
        <w:ind w:left="720"/>
        <w:rPr>
          <w:rFonts w:ascii="Times New Roman" w:hAnsi="Times New Roman" w:cs="Times New Roman"/>
          <w:b/>
          <w:bCs/>
          <w:sz w:val="28"/>
        </w:rPr>
      </w:pPr>
      <w:r>
        <w:rPr>
          <w:rFonts w:ascii="Times New Roman" w:hAnsi="Times New Roman" w:cs="Times New Roman"/>
          <w:b/>
          <w:bCs/>
          <w:sz w:val="28"/>
        </w:rPr>
        <w:t>In this use case the passenger</w:t>
      </w:r>
      <w:r w:rsidR="00672F66" w:rsidRPr="006C2ED1">
        <w:rPr>
          <w:rFonts w:ascii="Times New Roman" w:hAnsi="Times New Roman" w:cs="Times New Roman"/>
          <w:b/>
          <w:bCs/>
          <w:sz w:val="28"/>
        </w:rPr>
        <w:t xml:space="preserve"> can logout from </w:t>
      </w:r>
      <w:r>
        <w:rPr>
          <w:rFonts w:ascii="Times New Roman" w:hAnsi="Times New Roman" w:cs="Times New Roman"/>
          <w:b/>
          <w:bCs/>
          <w:sz w:val="28"/>
        </w:rPr>
        <w:t xml:space="preserve">the system </w:t>
      </w:r>
    </w:p>
    <w:p w14:paraId="75678669" w14:textId="77777777" w:rsidR="00672F66" w:rsidRPr="00496E2C" w:rsidRDefault="00672F66" w:rsidP="00672F66">
      <w:pPr>
        <w:spacing w:after="240"/>
        <w:ind w:left="720"/>
        <w:rPr>
          <w:rFonts w:ascii="Times New Roman" w:hAnsi="Times New Roman" w:cs="Times New Roman"/>
          <w:b/>
          <w:bCs/>
          <w:noProof/>
          <w:sz w:val="28"/>
        </w:rPr>
      </w:pPr>
      <w:r w:rsidRPr="00496E2C">
        <w:rPr>
          <w:rFonts w:ascii="Times New Roman" w:hAnsi="Times New Roman" w:cs="Times New Roman"/>
          <w:b/>
          <w:bCs/>
          <w:noProof/>
          <w:sz w:val="28"/>
        </w:rPr>
        <w:lastRenderedPageBreak/>
        <w:t xml:space="preserve">Input: </w:t>
      </w:r>
    </w:p>
    <w:p w14:paraId="1F9C4F13" w14:textId="77777777" w:rsidR="00672F66" w:rsidRDefault="00672F66" w:rsidP="00672F66">
      <w:pPr>
        <w:rPr>
          <w:rFonts w:ascii="Times New Roman" w:hAnsi="Times New Roman" w:cs="Times New Roman"/>
          <w:i/>
          <w:iCs/>
          <w:noProof/>
          <w:sz w:val="28"/>
        </w:rPr>
      </w:pPr>
    </w:p>
    <w:p w14:paraId="4A925927" w14:textId="77777777" w:rsidR="00672F66" w:rsidRDefault="00672F66" w:rsidP="00672F66">
      <w:pPr>
        <w:ind w:firstLine="720"/>
        <w:rPr>
          <w:rFonts w:ascii="Times New Roman" w:hAnsi="Times New Roman" w:cs="Times New Roman"/>
          <w:b/>
          <w:bCs/>
          <w:noProof/>
          <w:sz w:val="28"/>
        </w:rPr>
      </w:pPr>
      <w:r w:rsidRPr="001855C7">
        <w:rPr>
          <w:rFonts w:ascii="Times New Roman" w:hAnsi="Times New Roman" w:cs="Times New Roman"/>
          <w:b/>
          <w:bCs/>
          <w:noProof/>
          <w:sz w:val="28"/>
        </w:rPr>
        <w:t>Action:</w:t>
      </w:r>
    </w:p>
    <w:p w14:paraId="6B73116B" w14:textId="77777777" w:rsidR="00672F66" w:rsidRDefault="00672F66" w:rsidP="00672F66">
      <w:pPr>
        <w:rPr>
          <w:rFonts w:ascii="Times New Roman" w:hAnsi="Times New Roman" w:cs="Times New Roman"/>
          <w:b/>
          <w:bCs/>
          <w:noProof/>
          <w:sz w:val="28"/>
        </w:rPr>
      </w:pPr>
    </w:p>
    <w:p w14:paraId="3870376C" w14:textId="77777777" w:rsidR="00672F66" w:rsidRDefault="00672F66" w:rsidP="00672F66">
      <w:pPr>
        <w:spacing w:after="100" w:afterAutospacing="1"/>
        <w:jc w:val="center"/>
        <w:rPr>
          <w:rFonts w:ascii="Times New Roman" w:hAnsi="Times New Roman" w:cs="Times New Roman"/>
          <w:i/>
          <w:iCs/>
          <w:noProof/>
          <w:sz w:val="28"/>
        </w:rPr>
      </w:pPr>
    </w:p>
    <w:p w14:paraId="440B0652" w14:textId="77777777" w:rsidR="00672F66" w:rsidRDefault="00672F66" w:rsidP="00672F66">
      <w:pPr>
        <w:spacing w:after="100" w:afterAutospacing="1"/>
        <w:jc w:val="center"/>
        <w:rPr>
          <w:rFonts w:ascii="Times New Roman" w:hAnsi="Times New Roman" w:cs="Times New Roman"/>
          <w:i/>
          <w:iCs/>
          <w:noProof/>
          <w:sz w:val="28"/>
        </w:rPr>
      </w:pPr>
    </w:p>
    <w:p w14:paraId="75FE5AB1" w14:textId="77777777" w:rsidR="00672F66" w:rsidRDefault="00672F66" w:rsidP="00672F66">
      <w:pPr>
        <w:spacing w:after="100" w:afterAutospacing="1"/>
        <w:jc w:val="center"/>
        <w:rPr>
          <w:rFonts w:ascii="Times New Roman" w:hAnsi="Times New Roman" w:cs="Times New Roman"/>
          <w:i/>
          <w:iCs/>
          <w:noProof/>
          <w:sz w:val="28"/>
        </w:rPr>
      </w:pPr>
    </w:p>
    <w:p w14:paraId="39EA2F83" w14:textId="77777777" w:rsidR="00672F66" w:rsidRDefault="00672F66" w:rsidP="00672F66">
      <w:pPr>
        <w:spacing w:after="100" w:afterAutospacing="1"/>
        <w:jc w:val="center"/>
        <w:rPr>
          <w:rFonts w:ascii="Times New Roman" w:hAnsi="Times New Roman" w:cs="Times New Roman"/>
          <w:i/>
          <w:iCs/>
          <w:noProof/>
          <w:sz w:val="28"/>
        </w:rPr>
      </w:pPr>
    </w:p>
    <w:p w14:paraId="682D8E21" w14:textId="77777777" w:rsidR="00672F66" w:rsidRDefault="00672F66" w:rsidP="00672F66">
      <w:pPr>
        <w:spacing w:after="100" w:afterAutospacing="1"/>
        <w:jc w:val="center"/>
        <w:rPr>
          <w:rFonts w:ascii="Times New Roman" w:hAnsi="Times New Roman" w:cs="Times New Roman"/>
          <w:i/>
          <w:iCs/>
          <w:noProof/>
          <w:sz w:val="28"/>
        </w:rPr>
      </w:pPr>
    </w:p>
    <w:p w14:paraId="36B26427" w14:textId="77777777" w:rsidR="00672F66" w:rsidRDefault="00672F66" w:rsidP="00672F66">
      <w:pPr>
        <w:spacing w:after="100" w:afterAutospacing="1"/>
        <w:jc w:val="center"/>
        <w:rPr>
          <w:rFonts w:ascii="Times New Roman" w:hAnsi="Times New Roman" w:cs="Times New Roman"/>
          <w:i/>
          <w:iCs/>
          <w:noProof/>
          <w:sz w:val="28"/>
        </w:rPr>
      </w:pPr>
    </w:p>
    <w:p w14:paraId="74B8EFAD" w14:textId="77777777" w:rsidR="00672F66" w:rsidRPr="00BA1697" w:rsidRDefault="00672F66" w:rsidP="00672F66">
      <w:pPr>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 xml:space="preserve">If successful, the system will </w:t>
      </w:r>
      <w:r>
        <w:rPr>
          <w:rFonts w:ascii="Times New Roman" w:hAnsi="Times New Roman" w:cs="Times New Roman"/>
          <w:noProof/>
          <w:sz w:val="28"/>
        </w:rPr>
        <w:t xml:space="preserve">update the driver status to offline in the database and display the login page. </w:t>
      </w:r>
    </w:p>
    <w:p w14:paraId="75CFB2EF" w14:textId="77777777" w:rsidR="00672F66" w:rsidRDefault="008868D3" w:rsidP="00672F66">
      <w:pPr>
        <w:rPr>
          <w:rFonts w:ascii="Times New Roman" w:hAnsi="Times New Roman" w:cs="Times New Roman"/>
          <w:b/>
          <w:bCs/>
          <w:noProof/>
          <w:sz w:val="28"/>
        </w:rPr>
      </w:pPr>
      <w:r>
        <w:rPr>
          <w:rFonts w:ascii="Times New Roman" w:hAnsi="Times New Roman" w:cs="Times New Roman"/>
          <w:b/>
          <w:bCs/>
          <w:noProof/>
          <w:sz w:val="28"/>
        </w:rPr>
        <w:br/>
      </w:r>
      <w:r w:rsidR="00672F66" w:rsidRPr="001855C7">
        <w:rPr>
          <w:rFonts w:ascii="Times New Roman" w:hAnsi="Times New Roman" w:cs="Times New Roman"/>
          <w:b/>
          <w:bCs/>
          <w:noProof/>
          <w:sz w:val="28"/>
        </w:rPr>
        <w:t>System Requirement Specification</w:t>
      </w:r>
    </w:p>
    <w:p w14:paraId="3C107B07" w14:textId="77777777" w:rsidR="00672F66" w:rsidRPr="00672F66" w:rsidRDefault="00672F66" w:rsidP="00672F66">
      <w:pPr>
        <w:rPr>
          <w:rFonts w:ascii="Times New Roman" w:hAnsi="Times New Roman" w:cs="Times New Roman"/>
          <w:b/>
          <w:bCs/>
          <w:noProof/>
          <w:sz w:val="28"/>
        </w:rPr>
      </w:pPr>
      <w:r w:rsidRPr="00672F66">
        <w:rPr>
          <w:rFonts w:ascii="Times New Roman" w:hAnsi="Times New Roman" w:cs="Times New Roman"/>
          <w:b/>
          <w:bCs/>
          <w:noProof/>
          <w:sz w:val="28"/>
        </w:rPr>
        <w:t xml:space="preserve">SRS-14 </w:t>
      </w:r>
      <w:r w:rsidR="0000052E">
        <w:rPr>
          <w:rFonts w:ascii="Times New Roman" w:hAnsi="Times New Roman" w:cs="Times New Roman"/>
          <w:noProof/>
          <w:sz w:val="28"/>
        </w:rPr>
        <w:t>S</w:t>
      </w:r>
      <w:r w:rsidRPr="0000052E">
        <w:rPr>
          <w:rFonts w:ascii="Times New Roman" w:hAnsi="Times New Roman" w:cs="Times New Roman"/>
          <w:noProof/>
          <w:sz w:val="28"/>
        </w:rPr>
        <w:t>ystem change status of the driver to offline in database.</w:t>
      </w:r>
    </w:p>
    <w:p w14:paraId="5F4C8D4A" w14:textId="77777777" w:rsidR="00672F66" w:rsidRPr="006C2ED1" w:rsidRDefault="00672F66" w:rsidP="00672F66">
      <w:pPr>
        <w:rPr>
          <w:rFonts w:ascii="Times New Roman" w:hAnsi="Times New Roman" w:cs="Times New Roman"/>
          <w:b/>
          <w:bCs/>
          <w:noProof/>
          <w:sz w:val="28"/>
        </w:rPr>
      </w:pPr>
      <w:r w:rsidRPr="00672F66">
        <w:rPr>
          <w:rFonts w:ascii="Times New Roman" w:hAnsi="Times New Roman" w:cs="Times New Roman"/>
          <w:b/>
          <w:bCs/>
          <w:noProof/>
          <w:sz w:val="28"/>
        </w:rPr>
        <w:t xml:space="preserve">SRS-15 </w:t>
      </w:r>
      <w:r w:rsidR="0000052E">
        <w:rPr>
          <w:rFonts w:ascii="Times New Roman" w:hAnsi="Times New Roman" w:cs="Times New Roman"/>
          <w:noProof/>
          <w:sz w:val="28"/>
        </w:rPr>
        <w:t>S</w:t>
      </w:r>
      <w:r w:rsidRPr="0000052E">
        <w:rPr>
          <w:rFonts w:ascii="Times New Roman" w:hAnsi="Times New Roman" w:cs="Times New Roman"/>
          <w:noProof/>
          <w:sz w:val="28"/>
        </w:rPr>
        <w:t>ystem displays login page after passenger lo</w:t>
      </w:r>
      <w:r w:rsidR="00EF5841" w:rsidRPr="0000052E">
        <w:rPr>
          <w:rFonts w:ascii="Times New Roman" w:hAnsi="Times New Roman" w:cs="Times New Roman"/>
          <w:noProof/>
          <w:sz w:val="28"/>
        </w:rPr>
        <w:t>g</w:t>
      </w:r>
      <w:r w:rsidRPr="0000052E">
        <w:rPr>
          <w:rFonts w:ascii="Times New Roman" w:hAnsi="Times New Roman" w:cs="Times New Roman"/>
          <w:noProof/>
          <w:sz w:val="28"/>
        </w:rPr>
        <w:t>ged out.</w:t>
      </w:r>
    </w:p>
    <w:p w14:paraId="16D5303E" w14:textId="77777777" w:rsidR="00672F66" w:rsidRDefault="00672F66">
      <w:pPr>
        <w:rPr>
          <w:rFonts w:ascii="Times New Roman" w:hAnsi="Times New Roman" w:cs="Times New Roman"/>
          <w:i/>
          <w:iCs/>
          <w:noProof/>
          <w:sz w:val="28"/>
        </w:rPr>
      </w:pPr>
    </w:p>
    <w:p w14:paraId="0BA884A2" w14:textId="77777777" w:rsidR="00672F66" w:rsidRDefault="00672F66" w:rsidP="00B430CB">
      <w:pPr>
        <w:spacing w:after="100" w:afterAutospacing="1"/>
        <w:jc w:val="center"/>
        <w:rPr>
          <w:rFonts w:ascii="Times New Roman" w:hAnsi="Times New Roman" w:cs="Times New Roman"/>
          <w:i/>
          <w:iCs/>
          <w:noProof/>
          <w:sz w:val="28"/>
        </w:rPr>
      </w:pPr>
    </w:p>
    <w:p w14:paraId="5AF4E09D" w14:textId="77777777" w:rsidR="00672F66" w:rsidRDefault="00672F66" w:rsidP="00B430CB">
      <w:pPr>
        <w:spacing w:after="100" w:afterAutospacing="1"/>
        <w:jc w:val="center"/>
        <w:rPr>
          <w:rFonts w:ascii="Times New Roman" w:hAnsi="Times New Roman" w:cs="Times New Roman"/>
          <w:i/>
          <w:iCs/>
          <w:noProof/>
          <w:sz w:val="28"/>
        </w:rPr>
      </w:pPr>
    </w:p>
    <w:p w14:paraId="7F59D5DA" w14:textId="77777777" w:rsidR="00672F66" w:rsidRDefault="00672F66" w:rsidP="00B430CB">
      <w:pPr>
        <w:spacing w:after="100" w:afterAutospacing="1"/>
        <w:jc w:val="center"/>
        <w:rPr>
          <w:rFonts w:ascii="Times New Roman" w:hAnsi="Times New Roman" w:cs="Times New Roman"/>
          <w:i/>
          <w:iCs/>
          <w:noProof/>
          <w:sz w:val="28"/>
        </w:rPr>
      </w:pPr>
    </w:p>
    <w:p w14:paraId="346DFED6" w14:textId="77777777" w:rsidR="00B16BF5" w:rsidRDefault="00B16BF5" w:rsidP="00B430CB">
      <w:pPr>
        <w:spacing w:after="100" w:afterAutospacing="1"/>
        <w:jc w:val="center"/>
        <w:rPr>
          <w:rFonts w:ascii="Times New Roman" w:hAnsi="Times New Roman" w:cs="Times New Roman"/>
          <w:i/>
          <w:iCs/>
          <w:noProof/>
          <w:sz w:val="28"/>
        </w:rPr>
      </w:pPr>
    </w:p>
    <w:p w14:paraId="7AD62E48" w14:textId="77777777" w:rsidR="00B16BF5" w:rsidRDefault="00B16BF5" w:rsidP="00B430CB">
      <w:pPr>
        <w:spacing w:after="100" w:afterAutospacing="1"/>
        <w:jc w:val="center"/>
        <w:rPr>
          <w:rFonts w:ascii="Times New Roman" w:hAnsi="Times New Roman" w:cs="Times New Roman"/>
          <w:i/>
          <w:iCs/>
          <w:noProof/>
          <w:sz w:val="28"/>
        </w:rPr>
      </w:pPr>
    </w:p>
    <w:p w14:paraId="05BA787F" w14:textId="77777777" w:rsidR="001C3DD1" w:rsidRDefault="001C3DD1" w:rsidP="00B430CB">
      <w:pPr>
        <w:spacing w:after="100" w:afterAutospacing="1"/>
        <w:jc w:val="center"/>
        <w:rPr>
          <w:rFonts w:ascii="Times New Roman" w:hAnsi="Times New Roman" w:cs="Times New Roman"/>
          <w:i/>
          <w:iCs/>
          <w:noProof/>
          <w:sz w:val="28"/>
        </w:rPr>
      </w:pPr>
    </w:p>
    <w:p w14:paraId="5DAD48D2" w14:textId="77777777" w:rsidR="00672F66" w:rsidRDefault="00672F66" w:rsidP="001C3DD1">
      <w:pPr>
        <w:spacing w:after="100" w:afterAutospacing="1"/>
        <w:rPr>
          <w:rFonts w:ascii="Times New Roman" w:hAnsi="Times New Roman" w:cs="Times New Roman"/>
          <w:i/>
          <w:iCs/>
          <w:noProof/>
          <w:sz w:val="28"/>
        </w:rPr>
      </w:pPr>
    </w:p>
    <w:p w14:paraId="5BCF9254" w14:textId="77777777" w:rsidR="00F13773" w:rsidRPr="00F13773" w:rsidRDefault="00F13773" w:rsidP="00F13773">
      <w:pPr>
        <w:rPr>
          <w:rFonts w:ascii="Times New Roman" w:hAnsi="Times New Roman" w:cs="Times New Roman"/>
          <w:noProof/>
          <w:sz w:val="32"/>
          <w:szCs w:val="32"/>
        </w:rPr>
      </w:pPr>
      <w:r>
        <w:rPr>
          <w:rFonts w:ascii="Times New Roman" w:hAnsi="Times New Roman" w:cs="Times New Roman"/>
          <w:noProof/>
          <w:sz w:val="32"/>
          <w:szCs w:val="32"/>
        </w:rPr>
        <w:t xml:space="preserve">4.8 </w:t>
      </w:r>
      <w:r w:rsidR="005F5B96">
        <w:rPr>
          <w:rFonts w:ascii="Times New Roman" w:hAnsi="Times New Roman" w:cs="Times New Roman"/>
          <w:noProof/>
          <w:sz w:val="32"/>
          <w:szCs w:val="32"/>
        </w:rPr>
        <w:t>Update driving information</w:t>
      </w:r>
      <w:r w:rsidR="00DA5CCF">
        <w:rPr>
          <w:rFonts w:ascii="Times New Roman" w:hAnsi="Times New Roman" w:cs="Times New Roman"/>
          <w:noProof/>
          <w:sz w:val="32"/>
          <w:szCs w:val="32"/>
        </w:rPr>
        <w:t xml:space="preserve"> Use Case (UC-07</w:t>
      </w:r>
      <w:r>
        <w:rPr>
          <w:rFonts w:ascii="Times New Roman" w:hAnsi="Times New Roman" w:cs="Times New Roman"/>
          <w:noProof/>
          <w:sz w:val="32"/>
          <w:szCs w:val="32"/>
        </w:rPr>
        <w:t>)</w:t>
      </w:r>
    </w:p>
    <w:p w14:paraId="452D8BE3" w14:textId="77777777" w:rsidR="00F13773" w:rsidRDefault="00A04021" w:rsidP="00B430CB">
      <w:pPr>
        <w:spacing w:after="100" w:afterAutospacing="1"/>
        <w:jc w:val="center"/>
        <w:rPr>
          <w:rFonts w:ascii="Times New Roman" w:hAnsi="Times New Roman" w:cs="Times New Roman"/>
          <w:i/>
          <w:iCs/>
          <w:noProof/>
          <w:sz w:val="28"/>
        </w:rPr>
      </w:pPr>
      <w:r w:rsidRPr="00A04021">
        <w:rPr>
          <w:rFonts w:ascii="Times New Roman" w:hAnsi="Times New Roman" w:cs="Times New Roman"/>
          <w:i/>
          <w:iCs/>
          <w:noProof/>
          <w:sz w:val="28"/>
          <w:lang w:eastAsia="ko-KR"/>
        </w:rPr>
        <w:drawing>
          <wp:inline distT="0" distB="0" distL="0" distR="0" wp14:anchorId="66F74196" wp14:editId="369C1599">
            <wp:extent cx="4364264" cy="1826804"/>
            <wp:effectExtent l="19050" t="0" r="0" b="0"/>
            <wp:docPr id="14" name="Picture 8"/>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16"/>
                    <a:srcRect l="37335" t="23438" r="17642" b="27734"/>
                    <a:stretch>
                      <a:fillRect/>
                    </a:stretch>
                  </pic:blipFill>
                  <pic:spPr bwMode="auto">
                    <a:xfrm>
                      <a:off x="0" y="0"/>
                      <a:ext cx="4371233" cy="1829721"/>
                    </a:xfrm>
                    <a:prstGeom prst="rect">
                      <a:avLst/>
                    </a:prstGeom>
                    <a:noFill/>
                    <a:ln w="9525">
                      <a:noFill/>
                      <a:miter lim="800000"/>
                      <a:headEnd/>
                      <a:tailEnd/>
                    </a:ln>
                    <a:effectLst/>
                  </pic:spPr>
                </pic:pic>
              </a:graphicData>
            </a:graphic>
          </wp:inline>
        </w:drawing>
      </w:r>
      <w:r w:rsidRPr="00A04021">
        <w:rPr>
          <w:rFonts w:ascii="Times New Roman" w:hAnsi="Times New Roman" w:cs="Times New Roman"/>
          <w:i/>
          <w:iCs/>
          <w:noProof/>
          <w:sz w:val="28"/>
        </w:rPr>
        <w:t xml:space="preserve"> </w:t>
      </w:r>
    </w:p>
    <w:p w14:paraId="7F5C6877" w14:textId="77777777" w:rsidR="00F13773" w:rsidRDefault="00DA5CCF" w:rsidP="00F13773">
      <w:pPr>
        <w:spacing w:after="100" w:afterAutospacing="1"/>
        <w:jc w:val="center"/>
        <w:rPr>
          <w:rFonts w:ascii="Times New Roman" w:hAnsi="Times New Roman" w:cs="Times New Roman"/>
          <w:i/>
          <w:iCs/>
          <w:noProof/>
          <w:sz w:val="28"/>
        </w:rPr>
      </w:pPr>
      <w:r>
        <w:rPr>
          <w:rFonts w:ascii="Times New Roman" w:hAnsi="Times New Roman" w:cs="Times New Roman"/>
          <w:i/>
          <w:iCs/>
          <w:noProof/>
          <w:sz w:val="28"/>
        </w:rPr>
        <w:t>Figure 10</w:t>
      </w:r>
      <w:r w:rsidR="00F13773" w:rsidRPr="00D70153">
        <w:rPr>
          <w:rFonts w:ascii="Times New Roman" w:hAnsi="Times New Roman" w:cs="Times New Roman"/>
          <w:i/>
          <w:iCs/>
          <w:noProof/>
          <w:sz w:val="28"/>
        </w:rPr>
        <w:t xml:space="preserve">: </w:t>
      </w:r>
      <w:r w:rsidR="00F13773">
        <w:rPr>
          <w:rFonts w:ascii="Times New Roman" w:hAnsi="Times New Roman" w:cs="Times New Roman"/>
          <w:i/>
          <w:iCs/>
          <w:sz w:val="28"/>
        </w:rPr>
        <w:t>D</w:t>
      </w:r>
      <w:r w:rsidR="00F13773" w:rsidRPr="006C2ED1">
        <w:rPr>
          <w:rFonts w:ascii="Times New Roman" w:hAnsi="Times New Roman" w:cs="Times New Roman"/>
          <w:i/>
          <w:iCs/>
          <w:sz w:val="28"/>
        </w:rPr>
        <w:t xml:space="preserve">river can </w:t>
      </w:r>
      <w:r w:rsidR="005F5B96">
        <w:rPr>
          <w:rFonts w:ascii="Times New Roman" w:hAnsi="Times New Roman" w:cs="Times New Roman"/>
          <w:i/>
          <w:iCs/>
          <w:sz w:val="28"/>
        </w:rPr>
        <w:t>u</w:t>
      </w:r>
      <w:r w:rsidR="005F5B96" w:rsidRPr="005F5B96">
        <w:rPr>
          <w:rFonts w:ascii="Times New Roman" w:hAnsi="Times New Roman" w:cs="Times New Roman"/>
          <w:i/>
          <w:iCs/>
          <w:sz w:val="28"/>
        </w:rPr>
        <w:t xml:space="preserve">pdate driving information </w:t>
      </w:r>
      <w:r w:rsidR="00F13773" w:rsidRPr="00BE7622">
        <w:rPr>
          <w:rFonts w:ascii="Times New Roman" w:hAnsi="Times New Roman" w:cs="Times New Roman"/>
          <w:i/>
          <w:iCs/>
          <w:sz w:val="28"/>
        </w:rPr>
        <w:t>(</w:t>
      </w:r>
      <w:r>
        <w:rPr>
          <w:rFonts w:ascii="Times New Roman" w:hAnsi="Times New Roman" w:cs="Times New Roman"/>
          <w:i/>
          <w:iCs/>
          <w:sz w:val="28"/>
        </w:rPr>
        <w:t>URS-7</w:t>
      </w:r>
      <w:r w:rsidR="00F13773" w:rsidRPr="00BE7622">
        <w:rPr>
          <w:rFonts w:ascii="Times New Roman" w:hAnsi="Times New Roman" w:cs="Times New Roman"/>
          <w:i/>
          <w:iCs/>
          <w:sz w:val="28"/>
        </w:rPr>
        <w:t>)</w:t>
      </w:r>
    </w:p>
    <w:tbl>
      <w:tblPr>
        <w:tblStyle w:val="TableGrid"/>
        <w:tblW w:w="0" w:type="auto"/>
        <w:tblLook w:val="04A0" w:firstRow="1" w:lastRow="0" w:firstColumn="1" w:lastColumn="0" w:noHBand="0" w:noVBand="1"/>
      </w:tblPr>
      <w:tblGrid>
        <w:gridCol w:w="3652"/>
        <w:gridCol w:w="5590"/>
      </w:tblGrid>
      <w:tr w:rsidR="00F13773" w14:paraId="76978C34" w14:textId="77777777" w:rsidTr="006125D2">
        <w:tc>
          <w:tcPr>
            <w:tcW w:w="3652" w:type="dxa"/>
          </w:tcPr>
          <w:p w14:paraId="172097BE" w14:textId="77777777" w:rsidR="00F13773" w:rsidRPr="002055E3" w:rsidRDefault="00F13773" w:rsidP="005F5B96">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586A06E6" w14:textId="77777777" w:rsidR="00F13773" w:rsidRPr="002055E3" w:rsidRDefault="005F5B96" w:rsidP="005F5B96">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UC-0</w:t>
            </w:r>
            <w:r w:rsidR="00DA5CCF">
              <w:rPr>
                <w:rFonts w:ascii="Times New Roman" w:hAnsi="Times New Roman" w:cs="Times New Roman"/>
                <w:noProof/>
                <w:sz w:val="26"/>
                <w:szCs w:val="26"/>
              </w:rPr>
              <w:t>7</w:t>
            </w:r>
          </w:p>
        </w:tc>
      </w:tr>
      <w:tr w:rsidR="00F13773" w14:paraId="72E5131D" w14:textId="77777777" w:rsidTr="006125D2">
        <w:tc>
          <w:tcPr>
            <w:tcW w:w="3652" w:type="dxa"/>
          </w:tcPr>
          <w:p w14:paraId="2EEAA140" w14:textId="77777777" w:rsidR="00F13773" w:rsidRPr="002055E3" w:rsidRDefault="00F13773"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7A38DF8D" w14:textId="77777777" w:rsidR="00F13773" w:rsidRPr="002055E3" w:rsidRDefault="00F13773" w:rsidP="005F5B96">
            <w:pPr>
              <w:spacing w:after="100" w:afterAutospacing="1"/>
              <w:rPr>
                <w:rFonts w:ascii="Times New Roman" w:hAnsi="Times New Roman" w:cs="Times New Roman"/>
                <w:noProof/>
                <w:sz w:val="26"/>
                <w:szCs w:val="26"/>
              </w:rPr>
            </w:pPr>
            <w:r w:rsidRPr="006C2ED1">
              <w:rPr>
                <w:rFonts w:ascii="Times New Roman" w:hAnsi="Times New Roman" w:cs="Times New Roman"/>
                <w:noProof/>
                <w:sz w:val="26"/>
                <w:szCs w:val="26"/>
              </w:rPr>
              <w:t>Driver can</w:t>
            </w:r>
            <w:r w:rsidR="005F5B96">
              <w:t xml:space="preserve"> </w:t>
            </w:r>
            <w:r w:rsidR="005F5B96">
              <w:rPr>
                <w:rFonts w:ascii="Times New Roman" w:hAnsi="Times New Roman" w:cs="Times New Roman"/>
                <w:noProof/>
                <w:sz w:val="26"/>
                <w:szCs w:val="26"/>
              </w:rPr>
              <w:t>u</w:t>
            </w:r>
            <w:r w:rsidR="005F5B96" w:rsidRPr="005F5B96">
              <w:rPr>
                <w:rFonts w:ascii="Times New Roman" w:hAnsi="Times New Roman" w:cs="Times New Roman"/>
                <w:noProof/>
                <w:sz w:val="26"/>
                <w:szCs w:val="26"/>
              </w:rPr>
              <w:t>pdate driving information</w:t>
            </w:r>
          </w:p>
        </w:tc>
      </w:tr>
      <w:tr w:rsidR="00F13773" w14:paraId="41199AC3" w14:textId="77777777" w:rsidTr="006125D2">
        <w:tc>
          <w:tcPr>
            <w:tcW w:w="3652" w:type="dxa"/>
          </w:tcPr>
          <w:p w14:paraId="591B3924" w14:textId="77777777" w:rsidR="00F13773" w:rsidRPr="002055E3" w:rsidRDefault="00F13773"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046C12CB" w14:textId="77777777" w:rsidR="00F13773" w:rsidRPr="002055E3" w:rsidRDefault="00F13773" w:rsidP="005F5B9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Driver</w:t>
            </w:r>
          </w:p>
        </w:tc>
      </w:tr>
      <w:tr w:rsidR="00F13773" w14:paraId="51549A94" w14:textId="77777777" w:rsidTr="006125D2">
        <w:tc>
          <w:tcPr>
            <w:tcW w:w="3652" w:type="dxa"/>
          </w:tcPr>
          <w:p w14:paraId="0E52FA58" w14:textId="77777777" w:rsidR="00F13773" w:rsidRPr="002055E3" w:rsidRDefault="00F13773"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205AAABB" w14:textId="77777777" w:rsidR="00F13773" w:rsidRPr="002055E3" w:rsidRDefault="0006368A" w:rsidP="0006368A">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Driver</w:t>
            </w:r>
            <w:r w:rsidR="00F13773">
              <w:rPr>
                <w:rFonts w:ascii="Times New Roman" w:hAnsi="Times New Roman" w:cs="Times New Roman"/>
                <w:noProof/>
                <w:sz w:val="26"/>
                <w:szCs w:val="26"/>
              </w:rPr>
              <w:t xml:space="preserve"> can </w:t>
            </w:r>
            <w:r w:rsidR="005F5B96">
              <w:rPr>
                <w:rFonts w:ascii="Times New Roman" w:hAnsi="Times New Roman" w:cs="Times New Roman"/>
                <w:noProof/>
                <w:sz w:val="26"/>
                <w:szCs w:val="26"/>
              </w:rPr>
              <w:t>update driving information for the system</w:t>
            </w:r>
            <w:r>
              <w:rPr>
                <w:rFonts w:ascii="Times New Roman" w:hAnsi="Times New Roman" w:cs="Times New Roman"/>
                <w:noProof/>
                <w:sz w:val="26"/>
                <w:szCs w:val="26"/>
              </w:rPr>
              <w:t xml:space="preserve"> to process ma</w:t>
            </w:r>
            <w:r w:rsidR="005F5B96">
              <w:rPr>
                <w:rFonts w:ascii="Times New Roman" w:hAnsi="Times New Roman" w:cs="Times New Roman"/>
                <w:noProof/>
                <w:sz w:val="26"/>
                <w:szCs w:val="26"/>
              </w:rPr>
              <w:t>t</w:t>
            </w:r>
            <w:r>
              <w:rPr>
                <w:rFonts w:ascii="Times New Roman" w:hAnsi="Times New Roman" w:cs="Times New Roman"/>
                <w:noProof/>
                <w:sz w:val="26"/>
                <w:szCs w:val="26"/>
              </w:rPr>
              <w:t>c</w:t>
            </w:r>
            <w:r w:rsidR="005F5B96">
              <w:rPr>
                <w:rFonts w:ascii="Times New Roman" w:hAnsi="Times New Roman" w:cs="Times New Roman"/>
                <w:noProof/>
                <w:sz w:val="26"/>
                <w:szCs w:val="26"/>
              </w:rPr>
              <w:t>hing taxi and passenger. And the passenger can also see these information.</w:t>
            </w:r>
          </w:p>
        </w:tc>
      </w:tr>
      <w:tr w:rsidR="00F13773" w14:paraId="6CCB0100" w14:textId="77777777" w:rsidTr="006125D2">
        <w:tc>
          <w:tcPr>
            <w:tcW w:w="3652" w:type="dxa"/>
          </w:tcPr>
          <w:p w14:paraId="35BB0705" w14:textId="77777777" w:rsidR="00F13773" w:rsidRPr="002055E3" w:rsidRDefault="00F13773"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630909D4" w14:textId="77777777" w:rsidR="00F13773" w:rsidRPr="002055E3" w:rsidRDefault="00AE02CB" w:rsidP="005F5B9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 xml:space="preserve">Driver </w:t>
            </w:r>
            <w:r w:rsidR="00F13773">
              <w:rPr>
                <w:rFonts w:ascii="Times New Roman" w:hAnsi="Times New Roman" w:cs="Times New Roman"/>
                <w:noProof/>
                <w:sz w:val="26"/>
                <w:szCs w:val="26"/>
              </w:rPr>
              <w:t xml:space="preserve">click on the </w:t>
            </w:r>
            <w:r w:rsidR="0006368A">
              <w:rPr>
                <w:rFonts w:ascii="Times New Roman" w:hAnsi="Times New Roman" w:cs="Times New Roman"/>
                <w:noProof/>
                <w:sz w:val="26"/>
                <w:szCs w:val="26"/>
              </w:rPr>
              <w:t>“</w:t>
            </w:r>
            <w:r w:rsidR="005F5B96">
              <w:rPr>
                <w:rFonts w:ascii="Times New Roman" w:hAnsi="Times New Roman" w:cs="Times New Roman"/>
                <w:noProof/>
                <w:sz w:val="26"/>
                <w:szCs w:val="26"/>
              </w:rPr>
              <w:t>dr</w:t>
            </w:r>
            <w:r w:rsidR="0006368A">
              <w:rPr>
                <w:rFonts w:ascii="Times New Roman" w:hAnsi="Times New Roman" w:cs="Times New Roman"/>
                <w:noProof/>
                <w:sz w:val="26"/>
                <w:szCs w:val="26"/>
              </w:rPr>
              <w:t>i</w:t>
            </w:r>
            <w:r w:rsidR="005F5B96">
              <w:rPr>
                <w:rFonts w:ascii="Times New Roman" w:hAnsi="Times New Roman" w:cs="Times New Roman"/>
                <w:noProof/>
                <w:sz w:val="26"/>
                <w:szCs w:val="26"/>
              </w:rPr>
              <w:t>ving information menu</w:t>
            </w:r>
            <w:r w:rsidR="0006368A">
              <w:rPr>
                <w:rFonts w:ascii="Times New Roman" w:hAnsi="Times New Roman" w:cs="Times New Roman"/>
                <w:noProof/>
                <w:sz w:val="26"/>
                <w:szCs w:val="26"/>
              </w:rPr>
              <w:t xml:space="preserve">” </w:t>
            </w:r>
            <w:r w:rsidR="004E67CA">
              <w:rPr>
                <w:rFonts w:ascii="Times New Roman" w:hAnsi="Times New Roman" w:cs="Times New Roman"/>
                <w:noProof/>
                <w:sz w:val="26"/>
                <w:szCs w:val="26"/>
              </w:rPr>
              <w:t>at the bottom of the screen</w:t>
            </w:r>
            <w:r w:rsidR="005F5B96">
              <w:rPr>
                <w:rFonts w:ascii="Times New Roman" w:hAnsi="Times New Roman" w:cs="Times New Roman"/>
                <w:noProof/>
                <w:sz w:val="26"/>
                <w:szCs w:val="26"/>
              </w:rPr>
              <w:t xml:space="preserve"> .</w:t>
            </w:r>
          </w:p>
        </w:tc>
      </w:tr>
      <w:tr w:rsidR="00F13773" w14:paraId="05331DED" w14:textId="77777777" w:rsidTr="006125D2">
        <w:tc>
          <w:tcPr>
            <w:tcW w:w="3652" w:type="dxa"/>
          </w:tcPr>
          <w:p w14:paraId="42F247EC" w14:textId="77777777" w:rsidR="00F13773" w:rsidRPr="002055E3" w:rsidRDefault="00F13773"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63BE0A5D" w14:textId="77777777" w:rsidR="00B16BF5" w:rsidRDefault="004E67CA" w:rsidP="004E67CA">
            <w:pPr>
              <w:pStyle w:val="ListParagraph"/>
              <w:numPr>
                <w:ilvl w:val="0"/>
                <w:numId w:val="16"/>
              </w:numPr>
              <w:rPr>
                <w:rFonts w:ascii="Times New Roman" w:hAnsi="Times New Roman" w:cs="Times New Roman"/>
                <w:noProof/>
                <w:sz w:val="26"/>
                <w:szCs w:val="26"/>
              </w:rPr>
            </w:pPr>
            <w:r w:rsidRPr="004E67CA">
              <w:rPr>
                <w:rFonts w:ascii="Times New Roman" w:hAnsi="Times New Roman" w:cs="Times New Roman"/>
                <w:noProof/>
                <w:sz w:val="26"/>
                <w:szCs w:val="26"/>
              </w:rPr>
              <w:t>The driver logs into the Chiang Mai Red Taxi Service Assistant as a “driver”.</w:t>
            </w:r>
          </w:p>
          <w:p w14:paraId="0CA085A1" w14:textId="77777777" w:rsidR="005F5B96" w:rsidRPr="004E67CA" w:rsidRDefault="00B16BF5" w:rsidP="00B16BF5">
            <w:pPr>
              <w:pStyle w:val="ListParagraph"/>
              <w:rPr>
                <w:rFonts w:ascii="Times New Roman" w:hAnsi="Times New Roman" w:cs="Times New Roman"/>
                <w:noProof/>
                <w:sz w:val="26"/>
                <w:szCs w:val="26"/>
              </w:rPr>
            </w:pPr>
            <w:r>
              <w:rPr>
                <w:rFonts w:ascii="Times New Roman" w:hAnsi="Times New Roman" w:cs="Times New Roman"/>
                <w:noProof/>
                <w:sz w:val="26"/>
                <w:szCs w:val="26"/>
              </w:rPr>
              <w:t xml:space="preserve"> (UC-11)</w:t>
            </w:r>
          </w:p>
        </w:tc>
      </w:tr>
      <w:tr w:rsidR="005E7F2F" w14:paraId="3A9D795D" w14:textId="77777777" w:rsidTr="006125D2">
        <w:tc>
          <w:tcPr>
            <w:tcW w:w="3652" w:type="dxa"/>
          </w:tcPr>
          <w:p w14:paraId="150FB590" w14:textId="77777777" w:rsidR="005E7F2F" w:rsidRPr="002055E3" w:rsidRDefault="005E7F2F" w:rsidP="005F5B9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Post-conditions:</w:t>
            </w:r>
          </w:p>
        </w:tc>
        <w:tc>
          <w:tcPr>
            <w:tcW w:w="5590" w:type="dxa"/>
          </w:tcPr>
          <w:p w14:paraId="16B50C17" w14:textId="77777777" w:rsidR="005E7F2F" w:rsidRDefault="004E67CA" w:rsidP="004E67CA">
            <w:pPr>
              <w:rPr>
                <w:rFonts w:ascii="Times New Roman" w:hAnsi="Times New Roman" w:cs="Times New Roman"/>
                <w:noProof/>
                <w:sz w:val="26"/>
                <w:szCs w:val="26"/>
              </w:rPr>
            </w:pPr>
            <w:r w:rsidRPr="00BE7622">
              <w:rPr>
                <w:rFonts w:ascii="Times New Roman" w:hAnsi="Times New Roman" w:cs="Times New Roman"/>
                <w:noProof/>
                <w:sz w:val="26"/>
                <w:szCs w:val="26"/>
              </w:rPr>
              <w:t xml:space="preserve">Passengers can view the </w:t>
            </w:r>
            <w:r>
              <w:rPr>
                <w:rFonts w:ascii="Times New Roman" w:hAnsi="Times New Roman" w:cs="Times New Roman"/>
                <w:noProof/>
                <w:sz w:val="26"/>
                <w:szCs w:val="26"/>
              </w:rPr>
              <w:t>“view i</w:t>
            </w:r>
            <w:r w:rsidRPr="00BE7622">
              <w:rPr>
                <w:rFonts w:ascii="Times New Roman" w:hAnsi="Times New Roman" w:cs="Times New Roman"/>
                <w:noProof/>
                <w:sz w:val="26"/>
                <w:szCs w:val="26"/>
              </w:rPr>
              <w:t>nfor</w:t>
            </w:r>
            <w:r>
              <w:rPr>
                <w:rFonts w:ascii="Times New Roman" w:hAnsi="Times New Roman" w:cs="Times New Roman"/>
                <w:noProof/>
                <w:sz w:val="26"/>
                <w:szCs w:val="26"/>
              </w:rPr>
              <w:t>mation” of red taxi that matches</w:t>
            </w:r>
            <w:r w:rsidRPr="00BE7622">
              <w:rPr>
                <w:rFonts w:ascii="Times New Roman" w:hAnsi="Times New Roman" w:cs="Times New Roman"/>
                <w:noProof/>
                <w:sz w:val="26"/>
                <w:szCs w:val="26"/>
              </w:rPr>
              <w:t xml:space="preserve"> their conditions</w:t>
            </w:r>
            <w:r>
              <w:rPr>
                <w:rFonts w:ascii="Times New Roman" w:hAnsi="Times New Roman" w:cs="Times New Roman"/>
                <w:noProof/>
                <w:sz w:val="26"/>
                <w:szCs w:val="26"/>
              </w:rPr>
              <w:t>.</w:t>
            </w:r>
            <w:r w:rsidR="00B16BF5">
              <w:rPr>
                <w:rFonts w:ascii="Times New Roman" w:hAnsi="Times New Roman" w:cs="Times New Roman"/>
                <w:noProof/>
                <w:sz w:val="26"/>
                <w:szCs w:val="26"/>
              </w:rPr>
              <w:t xml:space="preserve"> (UC-04)</w:t>
            </w:r>
          </w:p>
        </w:tc>
      </w:tr>
      <w:tr w:rsidR="00F13773" w14:paraId="28785E7C" w14:textId="77777777" w:rsidTr="006125D2">
        <w:tc>
          <w:tcPr>
            <w:tcW w:w="3652" w:type="dxa"/>
          </w:tcPr>
          <w:p w14:paraId="4645C8AA" w14:textId="77777777" w:rsidR="00F13773" w:rsidRPr="002055E3" w:rsidRDefault="00F13773"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7E300077" w14:textId="77777777" w:rsidR="00F13773" w:rsidRDefault="00F13773" w:rsidP="00F13773">
            <w:pPr>
              <w:pStyle w:val="ListParagraph"/>
              <w:numPr>
                <w:ilvl w:val="0"/>
                <w:numId w:val="5"/>
              </w:numPr>
              <w:rPr>
                <w:rFonts w:ascii="Times New Roman" w:hAnsi="Times New Roman" w:cs="Times New Roman"/>
                <w:noProof/>
                <w:sz w:val="26"/>
                <w:szCs w:val="26"/>
              </w:rPr>
            </w:pPr>
            <w:r>
              <w:rPr>
                <w:rFonts w:ascii="Times New Roman" w:hAnsi="Times New Roman" w:cs="Times New Roman"/>
                <w:noProof/>
                <w:sz w:val="26"/>
                <w:szCs w:val="26"/>
              </w:rPr>
              <w:t xml:space="preserve">Driver </w:t>
            </w:r>
            <w:r w:rsidR="00AE02CB">
              <w:rPr>
                <w:rFonts w:ascii="Times New Roman" w:hAnsi="Times New Roman" w:cs="Times New Roman"/>
                <w:noProof/>
                <w:sz w:val="26"/>
                <w:szCs w:val="26"/>
              </w:rPr>
              <w:t xml:space="preserve">click </w:t>
            </w:r>
            <w:r w:rsidR="005F5B96">
              <w:rPr>
                <w:rFonts w:ascii="Times New Roman" w:hAnsi="Times New Roman" w:cs="Times New Roman"/>
                <w:noProof/>
                <w:sz w:val="26"/>
                <w:szCs w:val="26"/>
              </w:rPr>
              <w:t>on the driving information menu.</w:t>
            </w:r>
          </w:p>
          <w:p w14:paraId="128EC5DA" w14:textId="77777777" w:rsidR="00F13773" w:rsidRDefault="00F13773" w:rsidP="00F13773">
            <w:pPr>
              <w:pStyle w:val="ListParagraph"/>
              <w:numPr>
                <w:ilvl w:val="0"/>
                <w:numId w:val="5"/>
              </w:numPr>
              <w:rPr>
                <w:rFonts w:ascii="Times New Roman" w:hAnsi="Times New Roman" w:cs="Times New Roman"/>
                <w:noProof/>
                <w:sz w:val="26"/>
                <w:szCs w:val="26"/>
              </w:rPr>
            </w:pPr>
            <w:r>
              <w:rPr>
                <w:rFonts w:ascii="Times New Roman" w:hAnsi="Times New Roman" w:cs="Times New Roman"/>
                <w:noProof/>
                <w:sz w:val="26"/>
                <w:szCs w:val="26"/>
              </w:rPr>
              <w:t xml:space="preserve">The system </w:t>
            </w:r>
            <w:r w:rsidR="005F5B96">
              <w:rPr>
                <w:rFonts w:ascii="Times New Roman" w:hAnsi="Times New Roman" w:cs="Times New Roman"/>
                <w:noProof/>
                <w:sz w:val="26"/>
                <w:szCs w:val="26"/>
              </w:rPr>
              <w:t xml:space="preserve">display the driving </w:t>
            </w:r>
            <w:r w:rsidR="004E67CA">
              <w:rPr>
                <w:rFonts w:ascii="Times New Roman" w:hAnsi="Times New Roman" w:cs="Times New Roman"/>
                <w:noProof/>
                <w:sz w:val="26"/>
                <w:szCs w:val="26"/>
              </w:rPr>
              <w:t xml:space="preserve">information, the driver can </w:t>
            </w:r>
            <w:r w:rsidR="005F5B96">
              <w:rPr>
                <w:rFonts w:ascii="Times New Roman" w:hAnsi="Times New Roman" w:cs="Times New Roman"/>
                <w:noProof/>
                <w:sz w:val="26"/>
                <w:szCs w:val="26"/>
              </w:rPr>
              <w:t>update dr</w:t>
            </w:r>
            <w:r w:rsidR="004E67CA">
              <w:rPr>
                <w:rFonts w:ascii="Times New Roman" w:hAnsi="Times New Roman" w:cs="Times New Roman"/>
                <w:noProof/>
                <w:sz w:val="26"/>
                <w:szCs w:val="26"/>
              </w:rPr>
              <w:t>i</w:t>
            </w:r>
            <w:r w:rsidR="005F5B96">
              <w:rPr>
                <w:rFonts w:ascii="Times New Roman" w:hAnsi="Times New Roman" w:cs="Times New Roman"/>
                <w:noProof/>
                <w:sz w:val="26"/>
                <w:szCs w:val="26"/>
              </w:rPr>
              <w:t>ving information(</w:t>
            </w:r>
            <w:r w:rsidR="004E67CA">
              <w:rPr>
                <w:rFonts w:ascii="Times New Roman" w:hAnsi="Times New Roman" w:cs="Times New Roman"/>
                <w:noProof/>
                <w:sz w:val="26"/>
                <w:szCs w:val="26"/>
              </w:rPr>
              <w:t>e</w:t>
            </w:r>
            <w:ins w:id="91" w:author="rimi park" w:date="2014-05-19T12:35:00Z">
              <w:r w:rsidR="00EE70F6">
                <w:rPr>
                  <w:rFonts w:ascii="Times New Roman" w:hAnsi="Times New Roman" w:cs="Times New Roman"/>
                  <w:noProof/>
                  <w:sz w:val="26"/>
                  <w:szCs w:val="26"/>
                </w:rPr>
                <w:t>.</w:t>
              </w:r>
            </w:ins>
            <w:r w:rsidR="004E67CA">
              <w:rPr>
                <w:rFonts w:ascii="Times New Roman" w:hAnsi="Times New Roman" w:cs="Times New Roman"/>
                <w:noProof/>
                <w:sz w:val="26"/>
                <w:szCs w:val="26"/>
              </w:rPr>
              <w:t>g</w:t>
            </w:r>
            <w:ins w:id="92" w:author="rimi park" w:date="2014-05-19T12:35:00Z">
              <w:r w:rsidR="00EE70F6">
                <w:rPr>
                  <w:rFonts w:ascii="Times New Roman" w:hAnsi="Times New Roman" w:cs="Times New Roman"/>
                  <w:noProof/>
                  <w:sz w:val="26"/>
                  <w:szCs w:val="26"/>
                </w:rPr>
                <w:t>.</w:t>
              </w:r>
            </w:ins>
            <w:r w:rsidR="004E67CA">
              <w:rPr>
                <w:rFonts w:ascii="Times New Roman" w:hAnsi="Times New Roman" w:cs="Times New Roman"/>
                <w:noProof/>
                <w:sz w:val="26"/>
                <w:szCs w:val="26"/>
              </w:rPr>
              <w:t xml:space="preserve">: </w:t>
            </w:r>
            <w:ins w:id="93" w:author="rimi park" w:date="2014-05-19T12:35:00Z">
              <w:r w:rsidR="00EE70F6">
                <w:rPr>
                  <w:rFonts w:ascii="Times New Roman" w:hAnsi="Times New Roman" w:cs="Times New Roman"/>
                  <w:noProof/>
                  <w:sz w:val="26"/>
                  <w:szCs w:val="26"/>
                </w:rPr>
                <w:t xml:space="preserve">number of available </w:t>
              </w:r>
            </w:ins>
            <w:r w:rsidR="005F5B96">
              <w:rPr>
                <w:rFonts w:ascii="Times New Roman" w:hAnsi="Times New Roman" w:cs="Times New Roman"/>
                <w:noProof/>
                <w:sz w:val="26"/>
                <w:szCs w:val="26"/>
              </w:rPr>
              <w:t>seat</w:t>
            </w:r>
            <w:ins w:id="94" w:author="rimi park" w:date="2014-05-19T12:35:00Z">
              <w:r w:rsidR="00EE70F6">
                <w:rPr>
                  <w:rFonts w:ascii="Times New Roman" w:hAnsi="Times New Roman" w:cs="Times New Roman"/>
                  <w:noProof/>
                  <w:sz w:val="26"/>
                  <w:szCs w:val="26"/>
                </w:rPr>
                <w:t>s</w:t>
              </w:r>
            </w:ins>
            <w:r w:rsidR="005F5B96">
              <w:rPr>
                <w:rFonts w:ascii="Times New Roman" w:hAnsi="Times New Roman" w:cs="Times New Roman"/>
                <w:noProof/>
                <w:sz w:val="26"/>
                <w:szCs w:val="26"/>
              </w:rPr>
              <w:t>,</w:t>
            </w:r>
            <w:ins w:id="95" w:author="rimi park" w:date="2014-05-19T12:35:00Z">
              <w:r w:rsidR="00EE70F6">
                <w:rPr>
                  <w:rFonts w:ascii="Times New Roman" w:hAnsi="Times New Roman" w:cs="Times New Roman"/>
                  <w:noProof/>
                  <w:sz w:val="26"/>
                  <w:szCs w:val="26"/>
                </w:rPr>
                <w:t xml:space="preserve"> </w:t>
              </w:r>
            </w:ins>
            <w:r w:rsidR="005F5B96">
              <w:rPr>
                <w:rFonts w:ascii="Times New Roman" w:hAnsi="Times New Roman" w:cs="Times New Roman"/>
                <w:noProof/>
                <w:sz w:val="26"/>
                <w:szCs w:val="26"/>
              </w:rPr>
              <w:t>destination)</w:t>
            </w:r>
          </w:p>
          <w:p w14:paraId="0A48EFF9" w14:textId="77777777" w:rsidR="00F13773" w:rsidRDefault="005F5B96" w:rsidP="00F13773">
            <w:pPr>
              <w:pStyle w:val="ListParagraph"/>
              <w:numPr>
                <w:ilvl w:val="0"/>
                <w:numId w:val="5"/>
              </w:numPr>
              <w:rPr>
                <w:rFonts w:ascii="Times New Roman" w:hAnsi="Times New Roman" w:cs="Times New Roman"/>
                <w:noProof/>
                <w:sz w:val="26"/>
                <w:szCs w:val="26"/>
              </w:rPr>
            </w:pPr>
            <w:r>
              <w:rPr>
                <w:rFonts w:ascii="Times New Roman" w:hAnsi="Times New Roman" w:cs="Times New Roman"/>
                <w:noProof/>
                <w:sz w:val="26"/>
                <w:szCs w:val="26"/>
              </w:rPr>
              <w:t xml:space="preserve">The driver click on </w:t>
            </w:r>
            <w:r w:rsidR="004E67CA">
              <w:rPr>
                <w:rFonts w:ascii="Times New Roman" w:hAnsi="Times New Roman" w:cs="Times New Roman"/>
                <w:noProof/>
                <w:sz w:val="26"/>
                <w:szCs w:val="26"/>
              </w:rPr>
              <w:t>“</w:t>
            </w:r>
            <w:r>
              <w:rPr>
                <w:rFonts w:ascii="Times New Roman" w:hAnsi="Times New Roman" w:cs="Times New Roman"/>
                <w:noProof/>
                <w:sz w:val="26"/>
                <w:szCs w:val="26"/>
              </w:rPr>
              <w:t>save</w:t>
            </w:r>
            <w:r w:rsidR="004E67CA">
              <w:rPr>
                <w:rFonts w:ascii="Times New Roman" w:hAnsi="Times New Roman" w:cs="Times New Roman"/>
                <w:noProof/>
                <w:sz w:val="26"/>
                <w:szCs w:val="26"/>
              </w:rPr>
              <w:t>”</w:t>
            </w:r>
            <w:r>
              <w:rPr>
                <w:rFonts w:ascii="Times New Roman" w:hAnsi="Times New Roman" w:cs="Times New Roman"/>
                <w:noProof/>
                <w:sz w:val="26"/>
                <w:szCs w:val="26"/>
              </w:rPr>
              <w:t xml:space="preserve"> button</w:t>
            </w:r>
          </w:p>
          <w:p w14:paraId="2B2AEAA4" w14:textId="77777777" w:rsidR="005F5B96" w:rsidRPr="007A3FB2" w:rsidRDefault="004E67CA" w:rsidP="004E67CA">
            <w:pPr>
              <w:pStyle w:val="ListParagraph"/>
              <w:numPr>
                <w:ilvl w:val="0"/>
                <w:numId w:val="5"/>
              </w:numPr>
              <w:rPr>
                <w:rFonts w:ascii="Times New Roman" w:hAnsi="Times New Roman" w:cs="Times New Roman"/>
                <w:noProof/>
                <w:sz w:val="26"/>
                <w:szCs w:val="26"/>
              </w:rPr>
            </w:pPr>
            <w:commentRangeStart w:id="96"/>
            <w:r>
              <w:rPr>
                <w:rFonts w:ascii="Times New Roman" w:hAnsi="Times New Roman" w:cs="Times New Roman"/>
                <w:noProof/>
                <w:sz w:val="26"/>
                <w:szCs w:val="26"/>
              </w:rPr>
              <w:t xml:space="preserve">The system updates the driving </w:t>
            </w:r>
            <w:r w:rsidR="005F5B96">
              <w:rPr>
                <w:rFonts w:ascii="Times New Roman" w:hAnsi="Times New Roman" w:cs="Times New Roman"/>
                <w:noProof/>
                <w:sz w:val="26"/>
                <w:szCs w:val="26"/>
              </w:rPr>
              <w:t>information and display</w:t>
            </w:r>
            <w:r>
              <w:rPr>
                <w:rFonts w:ascii="Times New Roman" w:hAnsi="Times New Roman" w:cs="Times New Roman"/>
                <w:noProof/>
                <w:sz w:val="26"/>
                <w:szCs w:val="26"/>
              </w:rPr>
              <w:t>s</w:t>
            </w:r>
            <w:r w:rsidR="005F5B96">
              <w:rPr>
                <w:rFonts w:ascii="Times New Roman" w:hAnsi="Times New Roman" w:cs="Times New Roman"/>
                <w:noProof/>
                <w:sz w:val="26"/>
                <w:szCs w:val="26"/>
              </w:rPr>
              <w:t xml:space="preserve"> </w:t>
            </w:r>
            <w:r>
              <w:rPr>
                <w:rFonts w:ascii="Times New Roman" w:hAnsi="Times New Roman" w:cs="Times New Roman"/>
                <w:noProof/>
                <w:sz w:val="26"/>
                <w:szCs w:val="26"/>
              </w:rPr>
              <w:t>“Update Successful” messa</w:t>
            </w:r>
            <w:r w:rsidR="005F5B96">
              <w:rPr>
                <w:rFonts w:ascii="Times New Roman" w:hAnsi="Times New Roman" w:cs="Times New Roman"/>
                <w:noProof/>
                <w:sz w:val="26"/>
                <w:szCs w:val="26"/>
              </w:rPr>
              <w:t xml:space="preserve">ge. </w:t>
            </w:r>
            <w:commentRangeEnd w:id="96"/>
            <w:r w:rsidR="00EE70F6">
              <w:rPr>
                <w:rStyle w:val="CommentReference"/>
              </w:rPr>
              <w:commentReference w:id="96"/>
            </w:r>
          </w:p>
        </w:tc>
      </w:tr>
      <w:tr w:rsidR="00F13773" w14:paraId="276532DE" w14:textId="77777777" w:rsidTr="006125D2">
        <w:tc>
          <w:tcPr>
            <w:tcW w:w="3652" w:type="dxa"/>
          </w:tcPr>
          <w:p w14:paraId="2CCD8AC6" w14:textId="77777777" w:rsidR="00F13773" w:rsidRPr="002055E3" w:rsidRDefault="00F13773"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Alternative Flows:</w:t>
            </w:r>
          </w:p>
        </w:tc>
        <w:tc>
          <w:tcPr>
            <w:tcW w:w="5590" w:type="dxa"/>
          </w:tcPr>
          <w:p w14:paraId="64518B98" w14:textId="77777777" w:rsidR="00F13773" w:rsidRPr="002055E3" w:rsidRDefault="00F13773" w:rsidP="005F5B9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N/A</w:t>
            </w:r>
          </w:p>
        </w:tc>
      </w:tr>
      <w:tr w:rsidR="00F13773" w14:paraId="786236C9" w14:textId="77777777" w:rsidTr="006125D2">
        <w:tc>
          <w:tcPr>
            <w:tcW w:w="3652" w:type="dxa"/>
          </w:tcPr>
          <w:p w14:paraId="705D30A8" w14:textId="77777777" w:rsidR="00F13773" w:rsidRPr="002055E3" w:rsidRDefault="00F13773"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42209E35" w14:textId="77777777" w:rsidR="00F13773" w:rsidRPr="002055E3" w:rsidRDefault="00F13773" w:rsidP="005F5B96">
            <w:pPr>
              <w:pStyle w:val="ListParagraph"/>
              <w:spacing w:after="100" w:afterAutospacing="1"/>
              <w:rPr>
                <w:rFonts w:ascii="Times New Roman" w:hAnsi="Times New Roman" w:cs="Times New Roman"/>
                <w:noProof/>
                <w:sz w:val="26"/>
                <w:szCs w:val="26"/>
              </w:rPr>
            </w:pPr>
          </w:p>
        </w:tc>
      </w:tr>
      <w:tr w:rsidR="00F13773" w14:paraId="77E8804B" w14:textId="77777777" w:rsidTr="006125D2">
        <w:tc>
          <w:tcPr>
            <w:tcW w:w="3652" w:type="dxa"/>
          </w:tcPr>
          <w:p w14:paraId="6ADCAD8F" w14:textId="77777777" w:rsidR="00F13773" w:rsidRPr="002055E3" w:rsidRDefault="00F13773"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2EFB408F" w14:textId="77777777" w:rsidR="00F13773" w:rsidRPr="002055E3" w:rsidRDefault="00F13773" w:rsidP="005F5B96">
            <w:pPr>
              <w:spacing w:after="100" w:afterAutospacing="1"/>
              <w:rPr>
                <w:rFonts w:ascii="Times New Roman" w:hAnsi="Times New Roman" w:cs="Times New Roman"/>
                <w:noProof/>
                <w:sz w:val="26"/>
                <w:szCs w:val="26"/>
              </w:rPr>
            </w:pPr>
          </w:p>
        </w:tc>
      </w:tr>
      <w:tr w:rsidR="00F13773" w14:paraId="71821E02" w14:textId="77777777" w:rsidTr="006125D2">
        <w:tc>
          <w:tcPr>
            <w:tcW w:w="3652" w:type="dxa"/>
          </w:tcPr>
          <w:p w14:paraId="2D8EAEFD" w14:textId="77777777" w:rsidR="00F13773" w:rsidRPr="002055E3" w:rsidRDefault="00F13773" w:rsidP="005F5B96">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55DBEF8F" w14:textId="77777777" w:rsidR="00F13773" w:rsidRPr="002055E3" w:rsidRDefault="00F13773" w:rsidP="005F5B96">
            <w:pPr>
              <w:spacing w:after="100" w:afterAutospacing="1"/>
              <w:rPr>
                <w:rFonts w:ascii="Times New Roman" w:hAnsi="Times New Roman" w:cs="Times New Roman"/>
                <w:noProof/>
                <w:sz w:val="26"/>
                <w:szCs w:val="26"/>
              </w:rPr>
            </w:pPr>
          </w:p>
        </w:tc>
      </w:tr>
    </w:tbl>
    <w:p w14:paraId="27C6237F" w14:textId="77777777" w:rsidR="00F13773" w:rsidRDefault="00F13773" w:rsidP="00F13773">
      <w:pPr>
        <w:spacing w:after="100" w:afterAutospacing="1"/>
        <w:jc w:val="center"/>
        <w:rPr>
          <w:rFonts w:ascii="Times New Roman" w:hAnsi="Times New Roman" w:cs="Times New Roman"/>
          <w:i/>
          <w:iCs/>
          <w:noProof/>
          <w:sz w:val="28"/>
        </w:rPr>
      </w:pPr>
    </w:p>
    <w:p w14:paraId="774C80D9" w14:textId="77777777" w:rsidR="0023089D" w:rsidRDefault="00DA5CCF" w:rsidP="0023089D">
      <w:pPr>
        <w:spacing w:after="240"/>
        <w:rPr>
          <w:rFonts w:ascii="Times New Roman" w:hAnsi="Times New Roman" w:cs="Times New Roman"/>
          <w:b/>
          <w:bCs/>
          <w:sz w:val="28"/>
        </w:rPr>
      </w:pPr>
      <w:r>
        <w:rPr>
          <w:rFonts w:ascii="Times New Roman" w:hAnsi="Times New Roman" w:cs="Times New Roman"/>
          <w:b/>
          <w:bCs/>
          <w:sz w:val="28"/>
        </w:rPr>
        <w:lastRenderedPageBreak/>
        <w:t>UC-07</w:t>
      </w:r>
      <w:r w:rsidR="0023089D">
        <w:rPr>
          <w:rFonts w:ascii="Times New Roman" w:hAnsi="Times New Roman" w:cs="Times New Roman"/>
          <w:b/>
          <w:bCs/>
          <w:sz w:val="28"/>
        </w:rPr>
        <w:t xml:space="preserve"> </w:t>
      </w:r>
      <w:r w:rsidR="0023089D" w:rsidRPr="0023089D">
        <w:rPr>
          <w:rFonts w:ascii="Times New Roman" w:hAnsi="Times New Roman" w:cs="Times New Roman"/>
          <w:b/>
          <w:bCs/>
          <w:sz w:val="28"/>
        </w:rPr>
        <w:t>Driver can update driving information</w:t>
      </w:r>
    </w:p>
    <w:p w14:paraId="4CF7EA22" w14:textId="77777777" w:rsidR="0023089D" w:rsidRPr="0023089D" w:rsidRDefault="0023089D" w:rsidP="0023089D">
      <w:pPr>
        <w:spacing w:after="240"/>
        <w:ind w:left="720"/>
        <w:rPr>
          <w:rFonts w:ascii="Times New Roman" w:hAnsi="Times New Roman" w:cs="Times New Roman"/>
          <w:b/>
          <w:bCs/>
          <w:noProof/>
          <w:sz w:val="28"/>
        </w:rPr>
      </w:pPr>
      <w:r w:rsidRPr="0023089D">
        <w:rPr>
          <w:rFonts w:ascii="Times New Roman" w:hAnsi="Times New Roman" w:cs="Times New Roman"/>
          <w:noProof/>
          <w:sz w:val="28"/>
        </w:rPr>
        <w:t>In this use case the driver can update driving information for the system can process macthing taxi and passenger. And the passenger can also see these information.</w:t>
      </w:r>
    </w:p>
    <w:p w14:paraId="5DDE0A5E" w14:textId="77777777" w:rsidR="0023089D" w:rsidRPr="00496E2C" w:rsidRDefault="0023089D" w:rsidP="0023089D">
      <w:pPr>
        <w:spacing w:after="240"/>
        <w:ind w:left="720"/>
        <w:rPr>
          <w:rFonts w:ascii="Times New Roman" w:hAnsi="Times New Roman" w:cs="Times New Roman"/>
          <w:b/>
          <w:bCs/>
          <w:noProof/>
          <w:sz w:val="28"/>
        </w:rPr>
      </w:pPr>
      <w:r w:rsidRPr="00496E2C">
        <w:rPr>
          <w:rFonts w:ascii="Times New Roman" w:hAnsi="Times New Roman" w:cs="Times New Roman"/>
          <w:b/>
          <w:bCs/>
          <w:noProof/>
          <w:sz w:val="28"/>
        </w:rPr>
        <w:t xml:space="preserve">Input: </w:t>
      </w:r>
    </w:p>
    <w:p w14:paraId="2A40A732" w14:textId="77777777" w:rsidR="0023089D" w:rsidRDefault="0023089D" w:rsidP="0023089D">
      <w:pPr>
        <w:rPr>
          <w:rFonts w:ascii="Times New Roman" w:hAnsi="Times New Roman" w:cs="Times New Roman"/>
          <w:i/>
          <w:iCs/>
          <w:noProof/>
          <w:sz w:val="28"/>
        </w:rPr>
      </w:pPr>
    </w:p>
    <w:p w14:paraId="0D5AE3FC" w14:textId="77777777" w:rsidR="0023089D" w:rsidRDefault="0023089D" w:rsidP="0023089D">
      <w:pPr>
        <w:ind w:firstLine="720"/>
        <w:rPr>
          <w:rFonts w:ascii="Times New Roman" w:hAnsi="Times New Roman" w:cs="Times New Roman"/>
          <w:b/>
          <w:bCs/>
          <w:noProof/>
          <w:sz w:val="28"/>
        </w:rPr>
      </w:pPr>
      <w:r w:rsidRPr="001855C7">
        <w:rPr>
          <w:rFonts w:ascii="Times New Roman" w:hAnsi="Times New Roman" w:cs="Times New Roman"/>
          <w:b/>
          <w:bCs/>
          <w:noProof/>
          <w:sz w:val="28"/>
        </w:rPr>
        <w:t>Action:</w:t>
      </w:r>
    </w:p>
    <w:p w14:paraId="72E90493" w14:textId="77777777" w:rsidR="0023089D" w:rsidRDefault="0023089D" w:rsidP="0023089D">
      <w:pPr>
        <w:rPr>
          <w:rFonts w:ascii="Times New Roman" w:hAnsi="Times New Roman" w:cs="Times New Roman"/>
          <w:b/>
          <w:bCs/>
          <w:noProof/>
          <w:sz w:val="28"/>
        </w:rPr>
      </w:pPr>
    </w:p>
    <w:p w14:paraId="706166EC" w14:textId="77777777" w:rsidR="0023089D" w:rsidRDefault="0023089D" w:rsidP="0023089D">
      <w:pPr>
        <w:spacing w:after="100" w:afterAutospacing="1"/>
        <w:jc w:val="center"/>
        <w:rPr>
          <w:rFonts w:ascii="Times New Roman" w:hAnsi="Times New Roman" w:cs="Times New Roman"/>
          <w:i/>
          <w:iCs/>
          <w:noProof/>
          <w:sz w:val="28"/>
        </w:rPr>
      </w:pPr>
    </w:p>
    <w:p w14:paraId="63B65EBF" w14:textId="77777777" w:rsidR="0023089D" w:rsidRDefault="0023089D" w:rsidP="0023089D">
      <w:pPr>
        <w:spacing w:after="100" w:afterAutospacing="1"/>
        <w:jc w:val="center"/>
        <w:rPr>
          <w:rFonts w:ascii="Times New Roman" w:hAnsi="Times New Roman" w:cs="Times New Roman"/>
          <w:i/>
          <w:iCs/>
          <w:noProof/>
          <w:sz w:val="28"/>
        </w:rPr>
      </w:pPr>
    </w:p>
    <w:p w14:paraId="665DBEB2" w14:textId="77777777" w:rsidR="0023089D" w:rsidRDefault="0023089D" w:rsidP="0023089D">
      <w:pPr>
        <w:spacing w:after="100" w:afterAutospacing="1"/>
        <w:jc w:val="center"/>
        <w:rPr>
          <w:rFonts w:ascii="Times New Roman" w:hAnsi="Times New Roman" w:cs="Times New Roman"/>
          <w:i/>
          <w:iCs/>
          <w:noProof/>
          <w:sz w:val="28"/>
        </w:rPr>
      </w:pPr>
    </w:p>
    <w:p w14:paraId="35698F6D" w14:textId="77777777" w:rsidR="0023089D" w:rsidRDefault="0023089D" w:rsidP="0023089D">
      <w:pPr>
        <w:spacing w:after="100" w:afterAutospacing="1"/>
        <w:jc w:val="center"/>
        <w:rPr>
          <w:rFonts w:ascii="Times New Roman" w:hAnsi="Times New Roman" w:cs="Times New Roman"/>
          <w:i/>
          <w:iCs/>
          <w:noProof/>
          <w:sz w:val="28"/>
        </w:rPr>
      </w:pPr>
    </w:p>
    <w:p w14:paraId="2DB01D7E" w14:textId="77777777" w:rsidR="0023089D" w:rsidRDefault="0023089D" w:rsidP="0023089D">
      <w:pPr>
        <w:spacing w:after="100" w:afterAutospacing="1"/>
        <w:jc w:val="center"/>
        <w:rPr>
          <w:rFonts w:ascii="Times New Roman" w:hAnsi="Times New Roman" w:cs="Times New Roman"/>
          <w:i/>
          <w:iCs/>
          <w:noProof/>
          <w:sz w:val="28"/>
        </w:rPr>
      </w:pPr>
    </w:p>
    <w:p w14:paraId="58683CE5" w14:textId="77777777" w:rsidR="0023089D" w:rsidRDefault="0023089D" w:rsidP="0023089D">
      <w:pPr>
        <w:spacing w:after="100" w:afterAutospacing="1"/>
        <w:jc w:val="center"/>
        <w:rPr>
          <w:rFonts w:ascii="Times New Roman" w:hAnsi="Times New Roman" w:cs="Times New Roman"/>
          <w:i/>
          <w:iCs/>
          <w:noProof/>
          <w:sz w:val="28"/>
        </w:rPr>
      </w:pPr>
    </w:p>
    <w:p w14:paraId="31F4FA07" w14:textId="77777777" w:rsidR="0023089D" w:rsidRPr="00BA1697" w:rsidRDefault="0023089D" w:rsidP="0023089D">
      <w:pPr>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 xml:space="preserve">If successful, the system will </w:t>
      </w:r>
      <w:r>
        <w:rPr>
          <w:rFonts w:ascii="Times New Roman" w:hAnsi="Times New Roman" w:cs="Times New Roman"/>
          <w:noProof/>
          <w:sz w:val="28"/>
        </w:rPr>
        <w:t>update the driving information and display the successful message.</w:t>
      </w:r>
      <w:r w:rsidR="008868D3">
        <w:rPr>
          <w:rFonts w:ascii="Times New Roman" w:hAnsi="Times New Roman" w:cs="Times New Roman"/>
          <w:noProof/>
          <w:sz w:val="28"/>
        </w:rPr>
        <w:br/>
      </w:r>
    </w:p>
    <w:p w14:paraId="1E28BA68" w14:textId="77777777" w:rsidR="0023089D" w:rsidRPr="0023089D" w:rsidRDefault="0023089D" w:rsidP="0023089D">
      <w:pPr>
        <w:rPr>
          <w:rFonts w:ascii="Times New Roman" w:hAnsi="Times New Roman" w:cs="Times New Roman"/>
          <w:b/>
          <w:bCs/>
          <w:noProof/>
          <w:sz w:val="28"/>
        </w:rPr>
      </w:pPr>
      <w:r w:rsidRPr="001855C7">
        <w:rPr>
          <w:rFonts w:ascii="Times New Roman" w:hAnsi="Times New Roman" w:cs="Times New Roman"/>
          <w:b/>
          <w:bCs/>
          <w:noProof/>
          <w:sz w:val="28"/>
        </w:rPr>
        <w:t>System Requirement Specification</w:t>
      </w:r>
    </w:p>
    <w:p w14:paraId="1B83F5C9" w14:textId="77777777" w:rsidR="00672F66" w:rsidRPr="00672F66" w:rsidRDefault="008868D3" w:rsidP="00672F66">
      <w:pPr>
        <w:rPr>
          <w:rFonts w:ascii="Times New Roman" w:hAnsi="Times New Roman" w:cs="Times New Roman"/>
          <w:b/>
          <w:bCs/>
          <w:sz w:val="28"/>
        </w:rPr>
      </w:pPr>
      <w:r>
        <w:rPr>
          <w:rFonts w:ascii="Times New Roman" w:hAnsi="Times New Roman" w:cs="Times New Roman"/>
          <w:b/>
          <w:bCs/>
          <w:sz w:val="28"/>
        </w:rPr>
        <w:br/>
      </w:r>
      <w:r w:rsidR="00672F66" w:rsidRPr="00672F66">
        <w:rPr>
          <w:rFonts w:ascii="Times New Roman" w:hAnsi="Times New Roman" w:cs="Times New Roman"/>
          <w:b/>
          <w:bCs/>
          <w:sz w:val="28"/>
        </w:rPr>
        <w:t xml:space="preserve">SRS-16 </w:t>
      </w:r>
      <w:r w:rsidR="0000052E">
        <w:rPr>
          <w:rFonts w:ascii="Times New Roman" w:hAnsi="Times New Roman" w:cs="Times New Roman"/>
          <w:sz w:val="28"/>
        </w:rPr>
        <w:t>S</w:t>
      </w:r>
      <w:r w:rsidR="00672F66" w:rsidRPr="0000052E">
        <w:rPr>
          <w:rFonts w:ascii="Times New Roman" w:hAnsi="Times New Roman" w:cs="Times New Roman"/>
          <w:sz w:val="28"/>
        </w:rPr>
        <w:t>ystem display the driving information, the driver can update driving information</w:t>
      </w:r>
      <w:r w:rsidR="001C3DD1" w:rsidRPr="0000052E">
        <w:rPr>
          <w:rFonts w:ascii="Times New Roman" w:hAnsi="Times New Roman" w:cs="Times New Roman"/>
          <w:sz w:val="28"/>
        </w:rPr>
        <w:t xml:space="preserve"> </w:t>
      </w:r>
      <w:r w:rsidR="00672F66" w:rsidRPr="0000052E">
        <w:rPr>
          <w:rFonts w:ascii="Times New Roman" w:hAnsi="Times New Roman" w:cs="Times New Roman"/>
          <w:sz w:val="28"/>
        </w:rPr>
        <w:t>(</w:t>
      </w:r>
      <w:proofErr w:type="spellStart"/>
      <w:r w:rsidR="00672F66" w:rsidRPr="0000052E">
        <w:rPr>
          <w:rFonts w:ascii="Times New Roman" w:hAnsi="Times New Roman" w:cs="Times New Roman"/>
          <w:sz w:val="28"/>
        </w:rPr>
        <w:t>e</w:t>
      </w:r>
      <w:ins w:id="97" w:author="rimi park" w:date="2014-05-19T12:36:00Z">
        <w:r w:rsidR="00EE70F6">
          <w:rPr>
            <w:rFonts w:ascii="Times New Roman" w:hAnsi="Times New Roman" w:cs="Times New Roman"/>
            <w:sz w:val="28"/>
          </w:rPr>
          <w:t>.</w:t>
        </w:r>
      </w:ins>
      <w:r w:rsidR="00672F66" w:rsidRPr="0000052E">
        <w:rPr>
          <w:rFonts w:ascii="Times New Roman" w:hAnsi="Times New Roman" w:cs="Times New Roman"/>
          <w:sz w:val="28"/>
        </w:rPr>
        <w:t>g</w:t>
      </w:r>
      <w:proofErr w:type="spellEnd"/>
      <w:proofErr w:type="gramStart"/>
      <w:ins w:id="98" w:author="rimi park" w:date="2014-05-19T12:36:00Z">
        <w:r w:rsidR="00EE70F6">
          <w:rPr>
            <w:rFonts w:ascii="Times New Roman" w:hAnsi="Times New Roman" w:cs="Times New Roman"/>
            <w:sz w:val="28"/>
          </w:rPr>
          <w:t>;</w:t>
        </w:r>
      </w:ins>
      <w:r w:rsidR="00672F66" w:rsidRPr="0000052E">
        <w:rPr>
          <w:rFonts w:ascii="Times New Roman" w:hAnsi="Times New Roman" w:cs="Times New Roman"/>
          <w:sz w:val="28"/>
        </w:rPr>
        <w:t>:</w:t>
      </w:r>
      <w:proofErr w:type="gramEnd"/>
      <w:r w:rsidR="00672F66" w:rsidRPr="0000052E">
        <w:rPr>
          <w:rFonts w:ascii="Times New Roman" w:hAnsi="Times New Roman" w:cs="Times New Roman"/>
          <w:sz w:val="28"/>
        </w:rPr>
        <w:t xml:space="preserve"> </w:t>
      </w:r>
      <w:ins w:id="99" w:author="rimi park" w:date="2014-05-19T12:36:00Z">
        <w:r w:rsidR="00EE70F6">
          <w:rPr>
            <w:rFonts w:ascii="Times New Roman" w:hAnsi="Times New Roman" w:cs="Times New Roman"/>
            <w:sz w:val="28"/>
          </w:rPr>
          <w:t xml:space="preserve">number of available </w:t>
        </w:r>
      </w:ins>
      <w:r w:rsidR="00672F66" w:rsidRPr="0000052E">
        <w:rPr>
          <w:rFonts w:ascii="Times New Roman" w:hAnsi="Times New Roman" w:cs="Times New Roman"/>
          <w:sz w:val="28"/>
        </w:rPr>
        <w:t>seat</w:t>
      </w:r>
      <w:ins w:id="100" w:author="rimi park" w:date="2014-05-19T12:36:00Z">
        <w:r w:rsidR="00EE70F6">
          <w:rPr>
            <w:rFonts w:ascii="Times New Roman" w:hAnsi="Times New Roman" w:cs="Times New Roman"/>
            <w:sz w:val="28"/>
          </w:rPr>
          <w:t>s</w:t>
        </w:r>
      </w:ins>
      <w:r w:rsidR="00672F66" w:rsidRPr="0000052E">
        <w:rPr>
          <w:rFonts w:ascii="Times New Roman" w:hAnsi="Times New Roman" w:cs="Times New Roman"/>
          <w:sz w:val="28"/>
        </w:rPr>
        <w:t>,</w:t>
      </w:r>
      <w:ins w:id="101" w:author="rimi park" w:date="2014-05-19T12:36:00Z">
        <w:r w:rsidR="00EE70F6">
          <w:rPr>
            <w:rFonts w:ascii="Times New Roman" w:hAnsi="Times New Roman" w:cs="Times New Roman"/>
            <w:sz w:val="28"/>
          </w:rPr>
          <w:t xml:space="preserve"> </w:t>
        </w:r>
      </w:ins>
      <w:r w:rsidR="00672F66" w:rsidRPr="0000052E">
        <w:rPr>
          <w:rFonts w:ascii="Times New Roman" w:hAnsi="Times New Roman" w:cs="Times New Roman"/>
          <w:sz w:val="28"/>
        </w:rPr>
        <w:t>destination)</w:t>
      </w:r>
    </w:p>
    <w:p w14:paraId="3078D6DE" w14:textId="77777777" w:rsidR="0023089D" w:rsidRDefault="0000052E" w:rsidP="00672F66">
      <w:pPr>
        <w:rPr>
          <w:rFonts w:ascii="Times New Roman" w:hAnsi="Times New Roman" w:cs="Times New Roman"/>
          <w:sz w:val="28"/>
        </w:rPr>
      </w:pPr>
      <w:r>
        <w:rPr>
          <w:rFonts w:ascii="Times New Roman" w:hAnsi="Times New Roman" w:cs="Times New Roman"/>
          <w:b/>
          <w:bCs/>
          <w:sz w:val="28"/>
        </w:rPr>
        <w:t xml:space="preserve">SRS-17 </w:t>
      </w:r>
      <w:r w:rsidRPr="0000052E">
        <w:rPr>
          <w:rFonts w:ascii="Times New Roman" w:hAnsi="Times New Roman" w:cs="Times New Roman"/>
          <w:sz w:val="28"/>
        </w:rPr>
        <w:t>S</w:t>
      </w:r>
      <w:r w:rsidR="00672F66" w:rsidRPr="0000052E">
        <w:rPr>
          <w:rFonts w:ascii="Times New Roman" w:hAnsi="Times New Roman" w:cs="Times New Roman"/>
          <w:sz w:val="28"/>
        </w:rPr>
        <w:t>ystem updates the driving information and displays “Update Successful” message.</w:t>
      </w:r>
      <w:r w:rsidR="00672F66" w:rsidRPr="00672F66">
        <w:rPr>
          <w:rFonts w:ascii="Times New Roman" w:hAnsi="Times New Roman" w:cs="Times New Roman"/>
          <w:b/>
          <w:bCs/>
          <w:sz w:val="28"/>
        </w:rPr>
        <w:t xml:space="preserve"> </w:t>
      </w:r>
      <w:r w:rsidR="0023089D">
        <w:rPr>
          <w:rFonts w:ascii="Times New Roman" w:hAnsi="Times New Roman" w:cs="Times New Roman"/>
          <w:sz w:val="28"/>
        </w:rPr>
        <w:br w:type="page"/>
      </w:r>
    </w:p>
    <w:p w14:paraId="26D7DAFE" w14:textId="77777777" w:rsidR="0023089D" w:rsidRPr="0023089D" w:rsidRDefault="0023089D" w:rsidP="0023089D">
      <w:pPr>
        <w:rPr>
          <w:rFonts w:ascii="Times New Roman" w:hAnsi="Times New Roman" w:cs="Times New Roman"/>
          <w:noProof/>
          <w:sz w:val="32"/>
          <w:szCs w:val="32"/>
        </w:rPr>
      </w:pPr>
      <w:r>
        <w:rPr>
          <w:rFonts w:ascii="Times New Roman" w:hAnsi="Times New Roman" w:cs="Times New Roman"/>
          <w:noProof/>
          <w:sz w:val="32"/>
          <w:szCs w:val="32"/>
        </w:rPr>
        <w:lastRenderedPageBreak/>
        <w:t>4.9 View pas</w:t>
      </w:r>
      <w:r w:rsidR="00DA5CCF">
        <w:rPr>
          <w:rFonts w:ascii="Times New Roman" w:hAnsi="Times New Roman" w:cs="Times New Roman"/>
          <w:noProof/>
          <w:sz w:val="32"/>
          <w:szCs w:val="32"/>
        </w:rPr>
        <w:t>senger’s request Use Case (UC-08</w:t>
      </w:r>
      <w:r>
        <w:rPr>
          <w:rFonts w:ascii="Times New Roman" w:hAnsi="Times New Roman" w:cs="Times New Roman"/>
          <w:noProof/>
          <w:sz w:val="32"/>
          <w:szCs w:val="32"/>
        </w:rPr>
        <w:t>)</w:t>
      </w:r>
    </w:p>
    <w:p w14:paraId="41F8FBAB" w14:textId="77777777" w:rsidR="00F13773" w:rsidRDefault="00A04021" w:rsidP="00B430CB">
      <w:pPr>
        <w:spacing w:after="100" w:afterAutospacing="1"/>
        <w:jc w:val="center"/>
        <w:rPr>
          <w:rFonts w:ascii="Times New Roman" w:hAnsi="Times New Roman" w:cs="Times New Roman"/>
          <w:i/>
          <w:iCs/>
          <w:noProof/>
          <w:sz w:val="28"/>
        </w:rPr>
      </w:pPr>
      <w:r w:rsidRPr="00A04021">
        <w:rPr>
          <w:rFonts w:ascii="Times New Roman" w:hAnsi="Times New Roman" w:cs="Times New Roman"/>
          <w:i/>
          <w:iCs/>
          <w:noProof/>
          <w:sz w:val="28"/>
          <w:lang w:eastAsia="ko-KR"/>
        </w:rPr>
        <w:drawing>
          <wp:inline distT="0" distB="0" distL="0" distR="0" wp14:anchorId="1CF55CF6" wp14:editId="0BFBFCB2">
            <wp:extent cx="3667579" cy="2061029"/>
            <wp:effectExtent l="19050" t="0" r="9071" b="0"/>
            <wp:docPr id="12" name="Picture 7"/>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17"/>
                    <a:srcRect l="35688" t="22461" r="15995" b="24804"/>
                    <a:stretch>
                      <a:fillRect/>
                    </a:stretch>
                  </pic:blipFill>
                  <pic:spPr bwMode="auto">
                    <a:xfrm>
                      <a:off x="0" y="0"/>
                      <a:ext cx="3672621" cy="2063863"/>
                    </a:xfrm>
                    <a:prstGeom prst="rect">
                      <a:avLst/>
                    </a:prstGeom>
                    <a:noFill/>
                    <a:ln w="9525">
                      <a:noFill/>
                      <a:miter lim="800000"/>
                      <a:headEnd/>
                      <a:tailEnd/>
                    </a:ln>
                    <a:effectLst/>
                  </pic:spPr>
                </pic:pic>
              </a:graphicData>
            </a:graphic>
          </wp:inline>
        </w:drawing>
      </w:r>
    </w:p>
    <w:p w14:paraId="07DBAE35" w14:textId="77777777" w:rsidR="0023089D" w:rsidRDefault="00DA5CCF" w:rsidP="0023089D">
      <w:pPr>
        <w:spacing w:after="100" w:afterAutospacing="1"/>
        <w:jc w:val="center"/>
        <w:rPr>
          <w:rFonts w:ascii="Times New Roman" w:hAnsi="Times New Roman" w:cs="Times New Roman"/>
          <w:i/>
          <w:iCs/>
          <w:noProof/>
          <w:sz w:val="28"/>
        </w:rPr>
      </w:pPr>
      <w:r>
        <w:rPr>
          <w:rFonts w:ascii="Times New Roman" w:hAnsi="Times New Roman" w:cs="Times New Roman"/>
          <w:i/>
          <w:iCs/>
          <w:noProof/>
          <w:sz w:val="28"/>
        </w:rPr>
        <w:t>Figure 11</w:t>
      </w:r>
      <w:r w:rsidR="0023089D" w:rsidRPr="00D70153">
        <w:rPr>
          <w:rFonts w:ascii="Times New Roman" w:hAnsi="Times New Roman" w:cs="Times New Roman"/>
          <w:i/>
          <w:iCs/>
          <w:noProof/>
          <w:sz w:val="28"/>
        </w:rPr>
        <w:t xml:space="preserve">: </w:t>
      </w:r>
      <w:r w:rsidR="0023089D" w:rsidRPr="0023089D">
        <w:rPr>
          <w:rFonts w:ascii="Times New Roman" w:hAnsi="Times New Roman" w:cs="Times New Roman"/>
          <w:i/>
          <w:iCs/>
          <w:sz w:val="28"/>
        </w:rPr>
        <w:t xml:space="preserve">Drivers can view the requests from passenger. </w:t>
      </w:r>
      <w:r w:rsidR="0023089D" w:rsidRPr="00BE7622">
        <w:rPr>
          <w:rFonts w:ascii="Times New Roman" w:hAnsi="Times New Roman" w:cs="Times New Roman"/>
          <w:i/>
          <w:iCs/>
          <w:sz w:val="28"/>
        </w:rPr>
        <w:t>(</w:t>
      </w:r>
      <w:r w:rsidR="0023089D">
        <w:rPr>
          <w:rFonts w:ascii="Times New Roman" w:hAnsi="Times New Roman" w:cs="Times New Roman"/>
          <w:i/>
          <w:iCs/>
          <w:sz w:val="28"/>
        </w:rPr>
        <w:t>URS-</w:t>
      </w:r>
      <w:r w:rsidR="00D9092E">
        <w:rPr>
          <w:rFonts w:ascii="Times New Roman" w:hAnsi="Times New Roman" w:cs="Times New Roman"/>
          <w:i/>
          <w:iCs/>
          <w:sz w:val="28"/>
        </w:rPr>
        <w:t>8</w:t>
      </w:r>
      <w:r w:rsidR="0023089D" w:rsidRPr="00BE7622">
        <w:rPr>
          <w:rFonts w:ascii="Times New Roman" w:hAnsi="Times New Roman" w:cs="Times New Roman"/>
          <w:i/>
          <w:iCs/>
          <w:sz w:val="28"/>
        </w:rPr>
        <w:t>)</w:t>
      </w:r>
    </w:p>
    <w:tbl>
      <w:tblPr>
        <w:tblStyle w:val="TableGrid"/>
        <w:tblW w:w="0" w:type="auto"/>
        <w:tblLook w:val="04A0" w:firstRow="1" w:lastRow="0" w:firstColumn="1" w:lastColumn="0" w:noHBand="0" w:noVBand="1"/>
      </w:tblPr>
      <w:tblGrid>
        <w:gridCol w:w="3652"/>
        <w:gridCol w:w="5590"/>
      </w:tblGrid>
      <w:tr w:rsidR="0023089D" w14:paraId="4B17A699" w14:textId="77777777" w:rsidTr="006125D2">
        <w:tc>
          <w:tcPr>
            <w:tcW w:w="3652" w:type="dxa"/>
          </w:tcPr>
          <w:p w14:paraId="11B6EDFD" w14:textId="77777777" w:rsidR="0023089D" w:rsidRPr="002055E3" w:rsidRDefault="0023089D" w:rsidP="006125D2">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31D4C85F" w14:textId="77777777" w:rsidR="0023089D" w:rsidRPr="002055E3" w:rsidRDefault="0023089D" w:rsidP="006125D2">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UC-0</w:t>
            </w:r>
            <w:r w:rsidR="00D9092E">
              <w:rPr>
                <w:rFonts w:ascii="Times New Roman" w:hAnsi="Times New Roman" w:cs="Times New Roman"/>
                <w:noProof/>
                <w:sz w:val="26"/>
                <w:szCs w:val="26"/>
              </w:rPr>
              <w:t>8</w:t>
            </w:r>
          </w:p>
        </w:tc>
      </w:tr>
      <w:tr w:rsidR="0023089D" w14:paraId="6108F314" w14:textId="77777777" w:rsidTr="006125D2">
        <w:tc>
          <w:tcPr>
            <w:tcW w:w="3652" w:type="dxa"/>
          </w:tcPr>
          <w:p w14:paraId="655F1D5D" w14:textId="77777777" w:rsidR="0023089D" w:rsidRPr="002055E3" w:rsidRDefault="0023089D"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0CF65433" w14:textId="77777777" w:rsidR="0023089D" w:rsidRPr="002055E3" w:rsidRDefault="001C3DD1" w:rsidP="006125D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Driver</w:t>
            </w:r>
            <w:r w:rsidR="0023089D" w:rsidRPr="0023089D">
              <w:rPr>
                <w:rFonts w:ascii="Times New Roman" w:hAnsi="Times New Roman" w:cs="Times New Roman"/>
                <w:noProof/>
                <w:sz w:val="26"/>
                <w:szCs w:val="26"/>
              </w:rPr>
              <w:t xml:space="preserve"> can view the requests from passenger.</w:t>
            </w:r>
          </w:p>
        </w:tc>
      </w:tr>
      <w:tr w:rsidR="0023089D" w14:paraId="7FDDCE11" w14:textId="77777777" w:rsidTr="006125D2">
        <w:tc>
          <w:tcPr>
            <w:tcW w:w="3652" w:type="dxa"/>
          </w:tcPr>
          <w:p w14:paraId="2F623C34" w14:textId="77777777" w:rsidR="0023089D" w:rsidRPr="002055E3" w:rsidRDefault="0023089D"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66AC6CFB" w14:textId="77777777" w:rsidR="0023089D" w:rsidRPr="002055E3" w:rsidRDefault="0023089D" w:rsidP="006125D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Driver</w:t>
            </w:r>
          </w:p>
        </w:tc>
      </w:tr>
      <w:tr w:rsidR="0023089D" w14:paraId="05F063DE" w14:textId="77777777" w:rsidTr="006125D2">
        <w:tc>
          <w:tcPr>
            <w:tcW w:w="3652" w:type="dxa"/>
          </w:tcPr>
          <w:p w14:paraId="7B377029" w14:textId="77777777" w:rsidR="0023089D" w:rsidRPr="002055E3" w:rsidRDefault="0023089D"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18D6DD31" w14:textId="77777777" w:rsidR="0023089D" w:rsidRPr="002055E3" w:rsidRDefault="004E67CA" w:rsidP="0023089D">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w:t>
            </w:r>
            <w:r w:rsidR="0023089D">
              <w:rPr>
                <w:rFonts w:ascii="Times New Roman" w:hAnsi="Times New Roman" w:cs="Times New Roman"/>
                <w:noProof/>
                <w:sz w:val="26"/>
                <w:szCs w:val="26"/>
              </w:rPr>
              <w:t>river can view the request that has been sent from the passenger.</w:t>
            </w:r>
          </w:p>
        </w:tc>
      </w:tr>
      <w:tr w:rsidR="0023089D" w14:paraId="2E3C833D" w14:textId="77777777" w:rsidTr="006125D2">
        <w:tc>
          <w:tcPr>
            <w:tcW w:w="3652" w:type="dxa"/>
          </w:tcPr>
          <w:p w14:paraId="7233DE90" w14:textId="77777777" w:rsidR="0023089D" w:rsidRPr="002055E3" w:rsidRDefault="0023089D"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4AEE2CE1" w14:textId="77777777" w:rsidR="0023089D" w:rsidRPr="002055E3" w:rsidRDefault="00AE02CB" w:rsidP="006125D2">
            <w:pPr>
              <w:spacing w:after="100" w:afterAutospacing="1"/>
              <w:rPr>
                <w:rFonts w:ascii="Times New Roman" w:hAnsi="Times New Roman" w:cs="Times New Roman"/>
                <w:noProof/>
                <w:sz w:val="26"/>
                <w:szCs w:val="26"/>
              </w:rPr>
            </w:pPr>
            <w:r w:rsidRPr="00AE02CB">
              <w:rPr>
                <w:rFonts w:ascii="Times New Roman" w:hAnsi="Times New Roman" w:cs="Times New Roman"/>
                <w:noProof/>
                <w:sz w:val="26"/>
                <w:szCs w:val="26"/>
              </w:rPr>
              <w:t>Driver click</w:t>
            </w:r>
            <w:r w:rsidR="004E67CA">
              <w:rPr>
                <w:rFonts w:ascii="Times New Roman" w:hAnsi="Times New Roman" w:cs="Times New Roman"/>
                <w:noProof/>
                <w:sz w:val="26"/>
                <w:szCs w:val="26"/>
              </w:rPr>
              <w:t>s</w:t>
            </w:r>
            <w:r w:rsidRPr="00AE02CB">
              <w:rPr>
                <w:rFonts w:ascii="Times New Roman" w:hAnsi="Times New Roman" w:cs="Times New Roman"/>
                <w:noProof/>
                <w:sz w:val="26"/>
                <w:szCs w:val="26"/>
              </w:rPr>
              <w:t xml:space="preserve"> on the message/request menu.</w:t>
            </w:r>
          </w:p>
        </w:tc>
      </w:tr>
      <w:tr w:rsidR="0023089D" w14:paraId="65D06382" w14:textId="77777777" w:rsidTr="006125D2">
        <w:tc>
          <w:tcPr>
            <w:tcW w:w="3652" w:type="dxa"/>
          </w:tcPr>
          <w:p w14:paraId="62838A48" w14:textId="77777777" w:rsidR="0023089D" w:rsidRPr="002055E3" w:rsidRDefault="0023089D"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6B5CE52A" w14:textId="77777777" w:rsidR="0023089D" w:rsidRPr="005F2011" w:rsidRDefault="005F2011" w:rsidP="005F2011">
            <w:pPr>
              <w:pStyle w:val="ListParagraph"/>
              <w:numPr>
                <w:ilvl w:val="0"/>
                <w:numId w:val="16"/>
              </w:numPr>
              <w:rPr>
                <w:rFonts w:ascii="Times New Roman" w:hAnsi="Times New Roman" w:cs="Times New Roman"/>
                <w:noProof/>
                <w:sz w:val="26"/>
                <w:szCs w:val="26"/>
              </w:rPr>
            </w:pPr>
            <w:r>
              <w:rPr>
                <w:rFonts w:ascii="Times New Roman" w:hAnsi="Times New Roman" w:cs="Times New Roman"/>
                <w:noProof/>
                <w:sz w:val="26"/>
                <w:szCs w:val="26"/>
              </w:rPr>
              <w:t>D</w:t>
            </w:r>
            <w:r w:rsidR="00A322D4" w:rsidRPr="005F2011">
              <w:rPr>
                <w:rFonts w:ascii="Times New Roman" w:hAnsi="Times New Roman" w:cs="Times New Roman"/>
                <w:noProof/>
                <w:sz w:val="26"/>
                <w:szCs w:val="26"/>
              </w:rPr>
              <w:t>river logs into the Chiang Mai Red Taxi Service Assistant as a “driver”.</w:t>
            </w:r>
            <w:r w:rsidR="00B16BF5">
              <w:rPr>
                <w:rFonts w:ascii="Times New Roman" w:hAnsi="Times New Roman" w:cs="Times New Roman"/>
                <w:noProof/>
                <w:sz w:val="26"/>
                <w:szCs w:val="26"/>
              </w:rPr>
              <w:t xml:space="preserve"> (UC-11)</w:t>
            </w:r>
          </w:p>
        </w:tc>
      </w:tr>
      <w:tr w:rsidR="005E7F2F" w14:paraId="64065A2A" w14:textId="77777777" w:rsidTr="006125D2">
        <w:tc>
          <w:tcPr>
            <w:tcW w:w="3652" w:type="dxa"/>
          </w:tcPr>
          <w:p w14:paraId="068657C2" w14:textId="77777777" w:rsidR="005E7F2F" w:rsidRPr="002055E3" w:rsidRDefault="005E7F2F" w:rsidP="006125D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Post-conditions:</w:t>
            </w:r>
          </w:p>
        </w:tc>
        <w:tc>
          <w:tcPr>
            <w:tcW w:w="5590" w:type="dxa"/>
          </w:tcPr>
          <w:p w14:paraId="6AE165AC" w14:textId="77777777" w:rsidR="005E7F2F" w:rsidRPr="005F2011" w:rsidRDefault="005F2011" w:rsidP="005F2011">
            <w:pPr>
              <w:pStyle w:val="ListParagraph"/>
              <w:numPr>
                <w:ilvl w:val="0"/>
                <w:numId w:val="16"/>
              </w:numPr>
              <w:rPr>
                <w:rFonts w:ascii="Times New Roman" w:hAnsi="Times New Roman" w:cs="Times New Roman"/>
                <w:noProof/>
                <w:sz w:val="26"/>
                <w:szCs w:val="26"/>
              </w:rPr>
            </w:pPr>
            <w:r>
              <w:rPr>
                <w:rFonts w:ascii="Times New Roman" w:hAnsi="Times New Roman" w:cs="Times New Roman"/>
                <w:noProof/>
                <w:sz w:val="26"/>
                <w:szCs w:val="26"/>
              </w:rPr>
              <w:t>Driver can respond to the request</w:t>
            </w:r>
            <w:r w:rsidR="00B16BF5">
              <w:rPr>
                <w:rFonts w:ascii="Times New Roman" w:hAnsi="Times New Roman" w:cs="Times New Roman"/>
                <w:noProof/>
                <w:sz w:val="26"/>
                <w:szCs w:val="26"/>
              </w:rPr>
              <w:t xml:space="preserve"> (UC-09)</w:t>
            </w:r>
          </w:p>
        </w:tc>
      </w:tr>
      <w:tr w:rsidR="0023089D" w14:paraId="5A1BE12C" w14:textId="77777777" w:rsidTr="006125D2">
        <w:tc>
          <w:tcPr>
            <w:tcW w:w="3652" w:type="dxa"/>
          </w:tcPr>
          <w:p w14:paraId="62BDDFA3" w14:textId="77777777" w:rsidR="0023089D" w:rsidRPr="002055E3" w:rsidRDefault="0023089D"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29395D03" w14:textId="77777777" w:rsidR="0023089D" w:rsidRDefault="0023089D" w:rsidP="0023089D">
            <w:pPr>
              <w:pStyle w:val="ListParagraph"/>
              <w:numPr>
                <w:ilvl w:val="0"/>
                <w:numId w:val="6"/>
              </w:numPr>
              <w:rPr>
                <w:rFonts w:ascii="Times New Roman" w:hAnsi="Times New Roman" w:cs="Times New Roman"/>
                <w:noProof/>
                <w:sz w:val="26"/>
                <w:szCs w:val="26"/>
              </w:rPr>
            </w:pPr>
            <w:r>
              <w:rPr>
                <w:rFonts w:ascii="Times New Roman" w:hAnsi="Times New Roman" w:cs="Times New Roman"/>
                <w:noProof/>
                <w:sz w:val="26"/>
                <w:szCs w:val="26"/>
              </w:rPr>
              <w:t xml:space="preserve">Driver </w:t>
            </w:r>
            <w:r w:rsidR="00AE02CB">
              <w:rPr>
                <w:rFonts w:ascii="Times New Roman" w:hAnsi="Times New Roman" w:cs="Times New Roman"/>
                <w:noProof/>
                <w:sz w:val="26"/>
                <w:szCs w:val="26"/>
              </w:rPr>
              <w:t>click</w:t>
            </w:r>
            <w:ins w:id="102" w:author="rimi park" w:date="2014-05-19T12:38:00Z">
              <w:r w:rsidR="00EE70F6">
                <w:rPr>
                  <w:rFonts w:ascii="Times New Roman" w:hAnsi="Times New Roman" w:cs="Times New Roman"/>
                  <w:noProof/>
                  <w:sz w:val="26"/>
                  <w:szCs w:val="26"/>
                </w:rPr>
                <w:t>s</w:t>
              </w:r>
            </w:ins>
            <w:r w:rsidR="00AE02CB">
              <w:rPr>
                <w:rFonts w:ascii="Times New Roman" w:hAnsi="Times New Roman" w:cs="Times New Roman"/>
                <w:noProof/>
                <w:sz w:val="26"/>
                <w:szCs w:val="26"/>
              </w:rPr>
              <w:t xml:space="preserve"> </w:t>
            </w:r>
            <w:r>
              <w:rPr>
                <w:rFonts w:ascii="Times New Roman" w:hAnsi="Times New Roman" w:cs="Times New Roman"/>
                <w:noProof/>
                <w:sz w:val="26"/>
                <w:szCs w:val="26"/>
              </w:rPr>
              <w:t xml:space="preserve">on the </w:t>
            </w:r>
            <w:r w:rsidR="00AE02CB">
              <w:rPr>
                <w:rFonts w:ascii="Times New Roman" w:hAnsi="Times New Roman" w:cs="Times New Roman"/>
                <w:noProof/>
                <w:sz w:val="26"/>
                <w:szCs w:val="26"/>
              </w:rPr>
              <w:t>message/request menu.</w:t>
            </w:r>
          </w:p>
          <w:p w14:paraId="18B20C0B" w14:textId="77777777" w:rsidR="00AE02CB" w:rsidRDefault="0023089D" w:rsidP="00AE02CB">
            <w:pPr>
              <w:pStyle w:val="ListParagraph"/>
              <w:numPr>
                <w:ilvl w:val="0"/>
                <w:numId w:val="6"/>
              </w:numPr>
              <w:rPr>
                <w:rFonts w:ascii="Times New Roman" w:hAnsi="Times New Roman" w:cs="Times New Roman"/>
                <w:noProof/>
                <w:sz w:val="26"/>
                <w:szCs w:val="26"/>
              </w:rPr>
            </w:pPr>
            <w:r w:rsidRPr="00AE02CB">
              <w:rPr>
                <w:rFonts w:ascii="Times New Roman" w:hAnsi="Times New Roman" w:cs="Times New Roman"/>
                <w:noProof/>
                <w:sz w:val="26"/>
                <w:szCs w:val="26"/>
              </w:rPr>
              <w:t xml:space="preserve">The system </w:t>
            </w:r>
            <w:r w:rsidR="00AE02CB">
              <w:rPr>
                <w:rFonts w:ascii="Times New Roman" w:hAnsi="Times New Roman" w:cs="Times New Roman"/>
                <w:noProof/>
                <w:sz w:val="26"/>
                <w:szCs w:val="26"/>
              </w:rPr>
              <w:t>display</w:t>
            </w:r>
            <w:ins w:id="103" w:author="rimi park" w:date="2014-05-19T12:38:00Z">
              <w:r w:rsidR="00EE70F6">
                <w:rPr>
                  <w:rFonts w:ascii="Times New Roman" w:hAnsi="Times New Roman" w:cs="Times New Roman"/>
                  <w:noProof/>
                  <w:sz w:val="26"/>
                  <w:szCs w:val="26"/>
                </w:rPr>
                <w:t>s</w:t>
              </w:r>
            </w:ins>
            <w:r w:rsidR="00AE02CB">
              <w:rPr>
                <w:rFonts w:ascii="Times New Roman" w:hAnsi="Times New Roman" w:cs="Times New Roman"/>
                <w:noProof/>
                <w:sz w:val="26"/>
                <w:szCs w:val="26"/>
              </w:rPr>
              <w:t xml:space="preserve"> all the request</w:t>
            </w:r>
            <w:ins w:id="104" w:author="rimi park" w:date="2014-05-19T12:39:00Z">
              <w:r w:rsidR="00EE70F6">
                <w:rPr>
                  <w:rFonts w:ascii="Times New Roman" w:hAnsi="Times New Roman" w:cs="Times New Roman"/>
                  <w:noProof/>
                  <w:sz w:val="26"/>
                  <w:szCs w:val="26"/>
                </w:rPr>
                <w:t>s</w:t>
              </w:r>
            </w:ins>
            <w:r w:rsidR="005F2011">
              <w:rPr>
                <w:rFonts w:ascii="Times New Roman" w:hAnsi="Times New Roman" w:cs="Times New Roman"/>
                <w:noProof/>
                <w:sz w:val="26"/>
                <w:szCs w:val="26"/>
              </w:rPr>
              <w:t xml:space="preserve"> sent by the passenger</w:t>
            </w:r>
            <w:ins w:id="105" w:author="rimi park" w:date="2014-05-19T12:39:00Z">
              <w:r w:rsidR="00EE70F6">
                <w:rPr>
                  <w:rFonts w:ascii="Times New Roman" w:hAnsi="Times New Roman" w:cs="Times New Roman"/>
                  <w:noProof/>
                  <w:sz w:val="26"/>
                  <w:szCs w:val="26"/>
                </w:rPr>
                <w:t>s</w:t>
              </w:r>
            </w:ins>
            <w:r w:rsidR="00AE02CB">
              <w:rPr>
                <w:rFonts w:ascii="Times New Roman" w:hAnsi="Times New Roman" w:cs="Times New Roman"/>
                <w:noProof/>
                <w:sz w:val="26"/>
                <w:szCs w:val="26"/>
              </w:rPr>
              <w:t>.</w:t>
            </w:r>
          </w:p>
          <w:p w14:paraId="0184AE35" w14:textId="77777777" w:rsidR="0023089D" w:rsidRPr="007A3FB2" w:rsidRDefault="0023089D" w:rsidP="00AE02CB">
            <w:pPr>
              <w:pStyle w:val="ListParagraph"/>
              <w:rPr>
                <w:rFonts w:ascii="Times New Roman" w:hAnsi="Times New Roman" w:cs="Times New Roman"/>
                <w:noProof/>
                <w:sz w:val="26"/>
                <w:szCs w:val="26"/>
              </w:rPr>
            </w:pPr>
          </w:p>
        </w:tc>
      </w:tr>
      <w:tr w:rsidR="0023089D" w14:paraId="051656E8" w14:textId="77777777" w:rsidTr="006125D2">
        <w:tc>
          <w:tcPr>
            <w:tcW w:w="3652" w:type="dxa"/>
          </w:tcPr>
          <w:p w14:paraId="7A9A3E7B" w14:textId="77777777" w:rsidR="0023089D" w:rsidRPr="002055E3" w:rsidRDefault="0023089D"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Alternative Flows:</w:t>
            </w:r>
          </w:p>
        </w:tc>
        <w:tc>
          <w:tcPr>
            <w:tcW w:w="5590" w:type="dxa"/>
          </w:tcPr>
          <w:p w14:paraId="0A5BF6C3" w14:textId="77777777" w:rsidR="0023089D" w:rsidRPr="002055E3" w:rsidRDefault="0023089D" w:rsidP="00EE70F6">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w:t>
            </w:r>
            <w:commentRangeStart w:id="106"/>
            <w:r>
              <w:rPr>
                <w:rFonts w:ascii="Times New Roman" w:hAnsi="Times New Roman" w:cs="Times New Roman"/>
                <w:noProof/>
                <w:sz w:val="26"/>
                <w:szCs w:val="26"/>
              </w:rPr>
              <w:t>A</w:t>
            </w:r>
            <w:commentRangeEnd w:id="106"/>
            <w:r w:rsidR="00EE70F6">
              <w:rPr>
                <w:rStyle w:val="CommentReference"/>
              </w:rPr>
              <w:commentReference w:id="106"/>
            </w:r>
          </w:p>
        </w:tc>
      </w:tr>
      <w:tr w:rsidR="0023089D" w14:paraId="10839940" w14:textId="77777777" w:rsidTr="006125D2">
        <w:tc>
          <w:tcPr>
            <w:tcW w:w="3652" w:type="dxa"/>
          </w:tcPr>
          <w:p w14:paraId="4510C15F" w14:textId="77777777" w:rsidR="0023089D" w:rsidRPr="002055E3" w:rsidRDefault="0023089D"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2ED7311B" w14:textId="77777777" w:rsidR="0023089D" w:rsidRPr="002055E3" w:rsidRDefault="0023089D" w:rsidP="006125D2">
            <w:pPr>
              <w:pStyle w:val="ListParagraph"/>
              <w:spacing w:after="100" w:afterAutospacing="1"/>
              <w:rPr>
                <w:rFonts w:ascii="Times New Roman" w:hAnsi="Times New Roman" w:cs="Times New Roman"/>
                <w:noProof/>
                <w:sz w:val="26"/>
                <w:szCs w:val="26"/>
              </w:rPr>
            </w:pPr>
          </w:p>
        </w:tc>
      </w:tr>
      <w:tr w:rsidR="0023089D" w14:paraId="3515341B" w14:textId="77777777" w:rsidTr="006125D2">
        <w:tc>
          <w:tcPr>
            <w:tcW w:w="3652" w:type="dxa"/>
          </w:tcPr>
          <w:p w14:paraId="239AE7D2" w14:textId="77777777" w:rsidR="0023089D" w:rsidRPr="002055E3" w:rsidRDefault="0023089D"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08BC2647" w14:textId="77777777" w:rsidR="0023089D" w:rsidRPr="002055E3" w:rsidRDefault="0023089D" w:rsidP="006125D2">
            <w:pPr>
              <w:spacing w:after="100" w:afterAutospacing="1"/>
              <w:rPr>
                <w:rFonts w:ascii="Times New Roman" w:hAnsi="Times New Roman" w:cs="Times New Roman"/>
                <w:noProof/>
                <w:sz w:val="26"/>
                <w:szCs w:val="26"/>
              </w:rPr>
            </w:pPr>
          </w:p>
        </w:tc>
      </w:tr>
      <w:tr w:rsidR="0023089D" w14:paraId="6599E618" w14:textId="77777777" w:rsidTr="006125D2">
        <w:tc>
          <w:tcPr>
            <w:tcW w:w="3652" w:type="dxa"/>
          </w:tcPr>
          <w:p w14:paraId="097CC023" w14:textId="77777777" w:rsidR="0023089D" w:rsidRPr="002055E3" w:rsidRDefault="0023089D"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11E3A767" w14:textId="77777777" w:rsidR="0023089D" w:rsidRPr="002055E3" w:rsidRDefault="0023089D" w:rsidP="006125D2">
            <w:pPr>
              <w:spacing w:after="100" w:afterAutospacing="1"/>
              <w:rPr>
                <w:rFonts w:ascii="Times New Roman" w:hAnsi="Times New Roman" w:cs="Times New Roman"/>
                <w:noProof/>
                <w:sz w:val="26"/>
                <w:szCs w:val="26"/>
              </w:rPr>
            </w:pPr>
          </w:p>
        </w:tc>
      </w:tr>
    </w:tbl>
    <w:p w14:paraId="5C1D1217" w14:textId="77777777" w:rsidR="00AE02CB" w:rsidRDefault="00AE02CB" w:rsidP="00424F93">
      <w:pPr>
        <w:spacing w:after="100" w:afterAutospacing="1"/>
        <w:rPr>
          <w:rFonts w:ascii="Times New Roman" w:hAnsi="Times New Roman" w:cs="Times New Roman"/>
          <w:i/>
          <w:iCs/>
          <w:noProof/>
          <w:sz w:val="28"/>
        </w:rPr>
      </w:pPr>
    </w:p>
    <w:p w14:paraId="624BE15B" w14:textId="77777777" w:rsidR="00AE02CB" w:rsidRDefault="00D9092E" w:rsidP="00AE02CB">
      <w:pPr>
        <w:spacing w:after="240"/>
        <w:rPr>
          <w:rFonts w:ascii="Times New Roman" w:hAnsi="Times New Roman" w:cs="Times New Roman"/>
          <w:b/>
          <w:bCs/>
          <w:sz w:val="28"/>
        </w:rPr>
      </w:pPr>
      <w:r>
        <w:rPr>
          <w:rFonts w:ascii="Times New Roman" w:hAnsi="Times New Roman" w:cs="Times New Roman"/>
          <w:b/>
          <w:bCs/>
          <w:sz w:val="28"/>
        </w:rPr>
        <w:t>UC-08</w:t>
      </w:r>
      <w:r w:rsidR="00AE02CB">
        <w:rPr>
          <w:rFonts w:ascii="Times New Roman" w:hAnsi="Times New Roman" w:cs="Times New Roman"/>
          <w:b/>
          <w:bCs/>
          <w:sz w:val="28"/>
        </w:rPr>
        <w:t xml:space="preserve"> </w:t>
      </w:r>
      <w:r w:rsidR="00AE02CB" w:rsidRPr="003B5930">
        <w:rPr>
          <w:rFonts w:ascii="Times New Roman" w:hAnsi="Times New Roman" w:cs="Times New Roman"/>
          <w:b/>
          <w:bCs/>
          <w:sz w:val="28"/>
        </w:rPr>
        <w:t>Drivers can view the requests from passenger.</w:t>
      </w:r>
    </w:p>
    <w:p w14:paraId="14115A92" w14:textId="77777777" w:rsidR="00AE02CB" w:rsidRDefault="00AE02CB" w:rsidP="00AE02CB">
      <w:pPr>
        <w:spacing w:after="240"/>
        <w:ind w:left="720"/>
        <w:rPr>
          <w:rFonts w:ascii="Times New Roman" w:hAnsi="Times New Roman" w:cs="Times New Roman"/>
          <w:b/>
          <w:bCs/>
          <w:noProof/>
          <w:sz w:val="28"/>
        </w:rPr>
      </w:pPr>
      <w:r>
        <w:rPr>
          <w:rFonts w:ascii="Times New Roman" w:hAnsi="Times New Roman" w:cs="Times New Roman"/>
          <w:noProof/>
          <w:sz w:val="26"/>
          <w:szCs w:val="26"/>
        </w:rPr>
        <w:t>In this use case the driver can view the request that has been sent from the passenger.</w:t>
      </w:r>
    </w:p>
    <w:p w14:paraId="78CC45D6" w14:textId="77777777" w:rsidR="00AE02CB" w:rsidRPr="00496E2C" w:rsidRDefault="00AE02CB" w:rsidP="00AE02CB">
      <w:pPr>
        <w:spacing w:after="240"/>
        <w:ind w:left="720"/>
        <w:rPr>
          <w:rFonts w:ascii="Times New Roman" w:hAnsi="Times New Roman" w:cs="Times New Roman"/>
          <w:b/>
          <w:bCs/>
          <w:noProof/>
          <w:sz w:val="28"/>
        </w:rPr>
      </w:pPr>
      <w:r w:rsidRPr="00496E2C">
        <w:rPr>
          <w:rFonts w:ascii="Times New Roman" w:hAnsi="Times New Roman" w:cs="Times New Roman"/>
          <w:b/>
          <w:bCs/>
          <w:noProof/>
          <w:sz w:val="28"/>
        </w:rPr>
        <w:t xml:space="preserve">Input: </w:t>
      </w:r>
    </w:p>
    <w:p w14:paraId="4FA028CA" w14:textId="77777777" w:rsidR="00AE02CB" w:rsidRDefault="00AE02CB" w:rsidP="00AE02CB">
      <w:pPr>
        <w:rPr>
          <w:rFonts w:ascii="Times New Roman" w:hAnsi="Times New Roman" w:cs="Times New Roman"/>
          <w:i/>
          <w:iCs/>
          <w:noProof/>
          <w:sz w:val="28"/>
        </w:rPr>
      </w:pPr>
    </w:p>
    <w:p w14:paraId="4E49A593" w14:textId="77777777" w:rsidR="00AE02CB" w:rsidRDefault="00AE02CB" w:rsidP="00AE02CB">
      <w:pPr>
        <w:ind w:firstLine="720"/>
        <w:rPr>
          <w:rFonts w:ascii="Times New Roman" w:hAnsi="Times New Roman" w:cs="Times New Roman"/>
          <w:b/>
          <w:bCs/>
          <w:noProof/>
          <w:sz w:val="28"/>
        </w:rPr>
      </w:pPr>
      <w:r w:rsidRPr="001855C7">
        <w:rPr>
          <w:rFonts w:ascii="Times New Roman" w:hAnsi="Times New Roman" w:cs="Times New Roman"/>
          <w:b/>
          <w:bCs/>
          <w:noProof/>
          <w:sz w:val="28"/>
        </w:rPr>
        <w:t>Action:</w:t>
      </w:r>
    </w:p>
    <w:p w14:paraId="7A61CA39" w14:textId="77777777" w:rsidR="00AE02CB" w:rsidRDefault="00AE02CB" w:rsidP="00AE02CB">
      <w:pPr>
        <w:rPr>
          <w:rFonts w:ascii="Times New Roman" w:hAnsi="Times New Roman" w:cs="Times New Roman"/>
          <w:b/>
          <w:bCs/>
          <w:noProof/>
          <w:sz w:val="28"/>
        </w:rPr>
      </w:pPr>
    </w:p>
    <w:p w14:paraId="1497D409" w14:textId="77777777" w:rsidR="00AE02CB" w:rsidRDefault="00AE02CB" w:rsidP="00AE02CB">
      <w:pPr>
        <w:spacing w:after="100" w:afterAutospacing="1"/>
        <w:jc w:val="center"/>
        <w:rPr>
          <w:rFonts w:ascii="Times New Roman" w:hAnsi="Times New Roman" w:cs="Times New Roman"/>
          <w:i/>
          <w:iCs/>
          <w:noProof/>
          <w:sz w:val="28"/>
        </w:rPr>
      </w:pPr>
    </w:p>
    <w:p w14:paraId="1FAE2354" w14:textId="77777777" w:rsidR="00AE02CB" w:rsidRDefault="00AE02CB" w:rsidP="00AE02CB">
      <w:pPr>
        <w:spacing w:after="100" w:afterAutospacing="1"/>
        <w:jc w:val="center"/>
        <w:rPr>
          <w:rFonts w:ascii="Times New Roman" w:hAnsi="Times New Roman" w:cs="Times New Roman"/>
          <w:i/>
          <w:iCs/>
          <w:noProof/>
          <w:sz w:val="28"/>
        </w:rPr>
      </w:pPr>
    </w:p>
    <w:p w14:paraId="768E20FC" w14:textId="77777777" w:rsidR="00AE02CB" w:rsidRDefault="00AE02CB" w:rsidP="00AE02CB">
      <w:pPr>
        <w:spacing w:after="100" w:afterAutospacing="1"/>
        <w:jc w:val="center"/>
        <w:rPr>
          <w:rFonts w:ascii="Times New Roman" w:hAnsi="Times New Roman" w:cs="Times New Roman"/>
          <w:i/>
          <w:iCs/>
          <w:noProof/>
          <w:sz w:val="28"/>
        </w:rPr>
      </w:pPr>
    </w:p>
    <w:p w14:paraId="45944AB9" w14:textId="77777777" w:rsidR="00AE02CB" w:rsidRDefault="00AE02CB" w:rsidP="00AE02CB">
      <w:pPr>
        <w:spacing w:after="100" w:afterAutospacing="1"/>
        <w:jc w:val="center"/>
        <w:rPr>
          <w:rFonts w:ascii="Times New Roman" w:hAnsi="Times New Roman" w:cs="Times New Roman"/>
          <w:i/>
          <w:iCs/>
          <w:noProof/>
          <w:sz w:val="28"/>
        </w:rPr>
      </w:pPr>
    </w:p>
    <w:p w14:paraId="650379B1" w14:textId="77777777" w:rsidR="00AE02CB" w:rsidRDefault="00AE02CB" w:rsidP="00AE02CB">
      <w:pPr>
        <w:spacing w:after="100" w:afterAutospacing="1"/>
        <w:jc w:val="center"/>
        <w:rPr>
          <w:rFonts w:ascii="Times New Roman" w:hAnsi="Times New Roman" w:cs="Times New Roman"/>
          <w:i/>
          <w:iCs/>
          <w:noProof/>
          <w:sz w:val="28"/>
        </w:rPr>
      </w:pPr>
    </w:p>
    <w:p w14:paraId="51605703" w14:textId="77777777" w:rsidR="00AE02CB" w:rsidRDefault="00AE02CB" w:rsidP="00AE02CB">
      <w:pPr>
        <w:spacing w:after="100" w:afterAutospacing="1"/>
        <w:jc w:val="center"/>
        <w:rPr>
          <w:rFonts w:ascii="Times New Roman" w:hAnsi="Times New Roman" w:cs="Times New Roman"/>
          <w:i/>
          <w:iCs/>
          <w:noProof/>
          <w:sz w:val="28"/>
        </w:rPr>
      </w:pPr>
    </w:p>
    <w:p w14:paraId="77F6F484" w14:textId="77777777" w:rsidR="00AE02CB" w:rsidRPr="00BA1697" w:rsidRDefault="00AE02CB" w:rsidP="00AE02CB">
      <w:pPr>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 xml:space="preserve">If successful, the system will </w:t>
      </w:r>
      <w:r>
        <w:rPr>
          <w:rFonts w:ascii="Times New Roman" w:hAnsi="Times New Roman" w:cs="Times New Roman"/>
          <w:noProof/>
          <w:sz w:val="28"/>
        </w:rPr>
        <w:t>display all the request that has been sent from the passenger.</w:t>
      </w:r>
    </w:p>
    <w:p w14:paraId="580F5168" w14:textId="77777777" w:rsidR="00AE02CB" w:rsidRPr="0023089D" w:rsidRDefault="00AE02CB" w:rsidP="00AE02CB">
      <w:pPr>
        <w:rPr>
          <w:rFonts w:ascii="Times New Roman" w:hAnsi="Times New Roman" w:cs="Times New Roman"/>
          <w:b/>
          <w:bCs/>
          <w:noProof/>
          <w:sz w:val="28"/>
        </w:rPr>
      </w:pPr>
      <w:r w:rsidRPr="001855C7">
        <w:rPr>
          <w:rFonts w:ascii="Times New Roman" w:hAnsi="Times New Roman" w:cs="Times New Roman"/>
          <w:b/>
          <w:bCs/>
          <w:noProof/>
          <w:sz w:val="28"/>
        </w:rPr>
        <w:t>System Requirement Specification</w:t>
      </w:r>
    </w:p>
    <w:p w14:paraId="5EB2DA85" w14:textId="77777777" w:rsidR="00AE02CB" w:rsidRPr="0000052E" w:rsidRDefault="00672F66" w:rsidP="00EE70F6">
      <w:pPr>
        <w:spacing w:after="100" w:afterAutospacing="1"/>
        <w:jc w:val="center"/>
        <w:rPr>
          <w:rFonts w:ascii="Times New Roman" w:hAnsi="Times New Roman" w:cs="Times New Roman"/>
          <w:i/>
          <w:iCs/>
          <w:noProof/>
          <w:sz w:val="28"/>
        </w:rPr>
      </w:pPr>
      <w:r w:rsidRPr="00672F66">
        <w:rPr>
          <w:rFonts w:ascii="Times New Roman" w:hAnsi="Times New Roman" w:cs="Times New Roman"/>
          <w:b/>
          <w:bCs/>
          <w:sz w:val="28"/>
        </w:rPr>
        <w:t>SRS-18</w:t>
      </w:r>
      <w:r w:rsidR="0000052E">
        <w:rPr>
          <w:rFonts w:ascii="Times New Roman" w:hAnsi="Times New Roman" w:cs="Times New Roman"/>
          <w:sz w:val="28"/>
        </w:rPr>
        <w:t xml:space="preserve"> S</w:t>
      </w:r>
      <w:r w:rsidRPr="0000052E">
        <w:rPr>
          <w:rFonts w:ascii="Times New Roman" w:hAnsi="Times New Roman" w:cs="Times New Roman"/>
          <w:sz w:val="28"/>
        </w:rPr>
        <w:t>ystem display</w:t>
      </w:r>
      <w:r w:rsidR="001C3DD1" w:rsidRPr="0000052E">
        <w:rPr>
          <w:rFonts w:ascii="Times New Roman" w:hAnsi="Times New Roman" w:cs="Times New Roman"/>
          <w:sz w:val="28"/>
        </w:rPr>
        <w:t xml:space="preserve">s all </w:t>
      </w:r>
      <w:r w:rsidRPr="0000052E">
        <w:rPr>
          <w:rFonts w:ascii="Times New Roman" w:hAnsi="Times New Roman" w:cs="Times New Roman"/>
          <w:sz w:val="28"/>
        </w:rPr>
        <w:t>request</w:t>
      </w:r>
      <w:r w:rsidR="001C3DD1" w:rsidRPr="0000052E">
        <w:rPr>
          <w:rFonts w:ascii="Times New Roman" w:hAnsi="Times New Roman" w:cs="Times New Roman"/>
          <w:sz w:val="28"/>
        </w:rPr>
        <w:t>s</w:t>
      </w:r>
      <w:r w:rsidRPr="0000052E">
        <w:rPr>
          <w:rFonts w:ascii="Times New Roman" w:hAnsi="Times New Roman" w:cs="Times New Roman"/>
          <w:sz w:val="28"/>
        </w:rPr>
        <w:t xml:space="preserve"> sent by the passenger.</w:t>
      </w:r>
    </w:p>
    <w:p w14:paraId="0E76150F" w14:textId="77777777" w:rsidR="001C3DD1" w:rsidRPr="0000052E" w:rsidRDefault="001C3DD1" w:rsidP="00424F93">
      <w:pPr>
        <w:spacing w:after="100" w:afterAutospacing="1"/>
        <w:rPr>
          <w:rFonts w:ascii="Times New Roman" w:hAnsi="Times New Roman" w:cs="Times New Roman"/>
          <w:i/>
          <w:iCs/>
          <w:noProof/>
          <w:sz w:val="28"/>
        </w:rPr>
      </w:pPr>
    </w:p>
    <w:p w14:paraId="631293C6" w14:textId="77777777" w:rsidR="00AE02CB" w:rsidRPr="0023089D" w:rsidRDefault="00AE02CB" w:rsidP="00AE02CB">
      <w:pPr>
        <w:rPr>
          <w:rFonts w:ascii="Times New Roman" w:hAnsi="Times New Roman" w:cs="Times New Roman"/>
          <w:noProof/>
          <w:sz w:val="32"/>
          <w:szCs w:val="32"/>
        </w:rPr>
      </w:pPr>
      <w:r>
        <w:rPr>
          <w:rFonts w:ascii="Times New Roman" w:hAnsi="Times New Roman" w:cs="Times New Roman"/>
          <w:noProof/>
          <w:sz w:val="32"/>
          <w:szCs w:val="32"/>
        </w:rPr>
        <w:t>4.10 Respond to passenger’s request Use Case (UC-</w:t>
      </w:r>
      <w:r w:rsidR="00D9092E">
        <w:rPr>
          <w:rFonts w:ascii="Times New Roman" w:hAnsi="Times New Roman" w:cs="Times New Roman"/>
          <w:noProof/>
          <w:sz w:val="32"/>
          <w:szCs w:val="32"/>
        </w:rPr>
        <w:t>09</w:t>
      </w:r>
      <w:r>
        <w:rPr>
          <w:rFonts w:ascii="Times New Roman" w:hAnsi="Times New Roman" w:cs="Times New Roman"/>
          <w:noProof/>
          <w:sz w:val="32"/>
          <w:szCs w:val="32"/>
        </w:rPr>
        <w:t>)</w:t>
      </w:r>
    </w:p>
    <w:p w14:paraId="5ABBFD07" w14:textId="77777777" w:rsidR="00AE02CB" w:rsidRDefault="00AE02CB" w:rsidP="00B430CB">
      <w:pPr>
        <w:spacing w:after="100" w:afterAutospacing="1"/>
        <w:jc w:val="center"/>
        <w:rPr>
          <w:rFonts w:ascii="Times New Roman" w:hAnsi="Times New Roman" w:cs="Times New Roman"/>
          <w:i/>
          <w:iCs/>
          <w:noProof/>
          <w:sz w:val="28"/>
        </w:rPr>
      </w:pPr>
    </w:p>
    <w:p w14:paraId="78E6D72C" w14:textId="77777777" w:rsidR="00AE02CB" w:rsidRDefault="00A04021" w:rsidP="00B430CB">
      <w:pPr>
        <w:spacing w:after="100" w:afterAutospacing="1"/>
        <w:jc w:val="center"/>
        <w:rPr>
          <w:rFonts w:ascii="Times New Roman" w:hAnsi="Times New Roman" w:cs="Times New Roman"/>
          <w:i/>
          <w:iCs/>
          <w:noProof/>
          <w:sz w:val="28"/>
        </w:rPr>
      </w:pPr>
      <w:r w:rsidRPr="00A04021">
        <w:rPr>
          <w:rFonts w:ascii="Times New Roman" w:hAnsi="Times New Roman" w:cs="Times New Roman"/>
          <w:i/>
          <w:iCs/>
          <w:noProof/>
          <w:sz w:val="28"/>
          <w:lang w:eastAsia="ko-KR"/>
        </w:rPr>
        <w:drawing>
          <wp:inline distT="0" distB="0" distL="0" distR="0" wp14:anchorId="5D19FC66" wp14:editId="48F4B6B0">
            <wp:extent cx="4523922" cy="1901371"/>
            <wp:effectExtent l="19050" t="0" r="0" b="0"/>
            <wp:docPr id="11" name="Picture 6"/>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18"/>
                    <a:srcRect l="37885" t="22461" r="17093" b="31640"/>
                    <a:stretch>
                      <a:fillRect/>
                    </a:stretch>
                  </pic:blipFill>
                  <pic:spPr bwMode="auto">
                    <a:xfrm>
                      <a:off x="0" y="0"/>
                      <a:ext cx="4530380" cy="1904085"/>
                    </a:xfrm>
                    <a:prstGeom prst="rect">
                      <a:avLst/>
                    </a:prstGeom>
                    <a:noFill/>
                    <a:ln w="9525">
                      <a:noFill/>
                      <a:miter lim="800000"/>
                      <a:headEnd/>
                      <a:tailEnd/>
                    </a:ln>
                    <a:effectLst/>
                  </pic:spPr>
                </pic:pic>
              </a:graphicData>
            </a:graphic>
          </wp:inline>
        </w:drawing>
      </w:r>
      <w:r w:rsidRPr="00A04021">
        <w:rPr>
          <w:rFonts w:ascii="Times New Roman" w:hAnsi="Times New Roman" w:cs="Times New Roman"/>
          <w:i/>
          <w:iCs/>
          <w:noProof/>
          <w:sz w:val="28"/>
        </w:rPr>
        <w:t xml:space="preserve"> </w:t>
      </w:r>
    </w:p>
    <w:p w14:paraId="4AD9A6D3" w14:textId="77777777" w:rsidR="00AE02CB" w:rsidRDefault="00DA5CCF" w:rsidP="00AE02CB">
      <w:pPr>
        <w:spacing w:after="100" w:afterAutospacing="1"/>
        <w:jc w:val="center"/>
        <w:rPr>
          <w:rFonts w:ascii="Times New Roman" w:hAnsi="Times New Roman" w:cs="Times New Roman"/>
          <w:i/>
          <w:iCs/>
          <w:noProof/>
          <w:sz w:val="28"/>
        </w:rPr>
      </w:pPr>
      <w:r>
        <w:rPr>
          <w:rFonts w:ascii="Times New Roman" w:hAnsi="Times New Roman" w:cs="Times New Roman"/>
          <w:i/>
          <w:iCs/>
          <w:noProof/>
          <w:sz w:val="28"/>
        </w:rPr>
        <w:t>Figure 12</w:t>
      </w:r>
      <w:r w:rsidR="00AE02CB" w:rsidRPr="00D70153">
        <w:rPr>
          <w:rFonts w:ascii="Times New Roman" w:hAnsi="Times New Roman" w:cs="Times New Roman"/>
          <w:i/>
          <w:iCs/>
          <w:noProof/>
          <w:sz w:val="28"/>
        </w:rPr>
        <w:t xml:space="preserve">: </w:t>
      </w:r>
      <w:r w:rsidR="00AE02CB" w:rsidRPr="0023089D">
        <w:rPr>
          <w:rFonts w:ascii="Times New Roman" w:hAnsi="Times New Roman" w:cs="Times New Roman"/>
          <w:i/>
          <w:iCs/>
          <w:sz w:val="28"/>
        </w:rPr>
        <w:t xml:space="preserve">Drivers can </w:t>
      </w:r>
      <w:r w:rsidR="00AE02CB">
        <w:rPr>
          <w:rFonts w:ascii="Times New Roman" w:hAnsi="Times New Roman" w:cs="Times New Roman"/>
          <w:i/>
          <w:iCs/>
          <w:sz w:val="28"/>
        </w:rPr>
        <w:t>respond to passenger’s request</w:t>
      </w:r>
      <w:r w:rsidR="00AE02CB" w:rsidRPr="0023089D">
        <w:rPr>
          <w:rFonts w:ascii="Times New Roman" w:hAnsi="Times New Roman" w:cs="Times New Roman"/>
          <w:i/>
          <w:iCs/>
          <w:sz w:val="28"/>
        </w:rPr>
        <w:t xml:space="preserve"> </w:t>
      </w:r>
      <w:r w:rsidR="00AE02CB" w:rsidRPr="00BE7622">
        <w:rPr>
          <w:rFonts w:ascii="Times New Roman" w:hAnsi="Times New Roman" w:cs="Times New Roman"/>
          <w:i/>
          <w:iCs/>
          <w:sz w:val="28"/>
        </w:rPr>
        <w:t>(</w:t>
      </w:r>
      <w:r w:rsidR="00424F93">
        <w:rPr>
          <w:rFonts w:ascii="Times New Roman" w:hAnsi="Times New Roman" w:cs="Times New Roman"/>
          <w:i/>
          <w:iCs/>
          <w:sz w:val="28"/>
        </w:rPr>
        <w:t>URS-09</w:t>
      </w:r>
      <w:r w:rsidR="00AE02CB" w:rsidRPr="00BE7622">
        <w:rPr>
          <w:rFonts w:ascii="Times New Roman" w:hAnsi="Times New Roman" w:cs="Times New Roman"/>
          <w:i/>
          <w:iCs/>
          <w:sz w:val="28"/>
        </w:rPr>
        <w:t>)</w:t>
      </w:r>
    </w:p>
    <w:tbl>
      <w:tblPr>
        <w:tblStyle w:val="TableGrid"/>
        <w:tblW w:w="0" w:type="auto"/>
        <w:tblLook w:val="04A0" w:firstRow="1" w:lastRow="0" w:firstColumn="1" w:lastColumn="0" w:noHBand="0" w:noVBand="1"/>
      </w:tblPr>
      <w:tblGrid>
        <w:gridCol w:w="3652"/>
        <w:gridCol w:w="5590"/>
      </w:tblGrid>
      <w:tr w:rsidR="00AE02CB" w14:paraId="0D585DDE" w14:textId="77777777" w:rsidTr="006125D2">
        <w:tc>
          <w:tcPr>
            <w:tcW w:w="3652" w:type="dxa"/>
          </w:tcPr>
          <w:p w14:paraId="1AE1BF9A" w14:textId="77777777" w:rsidR="00AE02CB" w:rsidRPr="002055E3" w:rsidRDefault="00AE02CB" w:rsidP="006125D2">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61802D57" w14:textId="77777777" w:rsidR="00AE02CB" w:rsidRPr="002055E3" w:rsidRDefault="00AE02CB" w:rsidP="008E1132">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w:t>
            </w:r>
            <w:r w:rsidR="00424F93">
              <w:rPr>
                <w:rFonts w:ascii="Times New Roman" w:hAnsi="Times New Roman" w:cs="Times New Roman"/>
                <w:noProof/>
                <w:sz w:val="26"/>
                <w:szCs w:val="26"/>
              </w:rPr>
              <w:t>09</w:t>
            </w:r>
          </w:p>
        </w:tc>
      </w:tr>
      <w:tr w:rsidR="00AE02CB" w14:paraId="71093442" w14:textId="77777777" w:rsidTr="006125D2">
        <w:tc>
          <w:tcPr>
            <w:tcW w:w="3652" w:type="dxa"/>
          </w:tcPr>
          <w:p w14:paraId="1215B969" w14:textId="77777777" w:rsidR="00AE02CB" w:rsidRPr="002055E3" w:rsidRDefault="00AE02CB"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6676A79E" w14:textId="77777777" w:rsidR="00AE02CB" w:rsidRPr="002055E3" w:rsidRDefault="00CC636B" w:rsidP="006125D2">
            <w:pPr>
              <w:spacing w:after="100" w:afterAutospacing="1"/>
              <w:rPr>
                <w:rFonts w:ascii="Times New Roman" w:hAnsi="Times New Roman" w:cs="Times New Roman"/>
                <w:noProof/>
                <w:sz w:val="26"/>
                <w:szCs w:val="26"/>
              </w:rPr>
            </w:pPr>
            <w:r w:rsidRPr="00CC636B">
              <w:rPr>
                <w:rFonts w:ascii="Times New Roman" w:hAnsi="Times New Roman" w:cs="Times New Roman"/>
                <w:noProof/>
                <w:sz w:val="26"/>
                <w:szCs w:val="26"/>
              </w:rPr>
              <w:t>Drivers can respond to passenger’s request</w:t>
            </w:r>
          </w:p>
        </w:tc>
      </w:tr>
      <w:tr w:rsidR="00AE02CB" w14:paraId="57F13423" w14:textId="77777777" w:rsidTr="006125D2">
        <w:tc>
          <w:tcPr>
            <w:tcW w:w="3652" w:type="dxa"/>
          </w:tcPr>
          <w:p w14:paraId="0926BC58" w14:textId="77777777" w:rsidR="00AE02CB" w:rsidRPr="002055E3" w:rsidRDefault="00AE02CB"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2E1432E5" w14:textId="77777777" w:rsidR="00AE02CB" w:rsidRPr="002055E3" w:rsidRDefault="00AE02CB" w:rsidP="006125D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Driver</w:t>
            </w:r>
          </w:p>
        </w:tc>
      </w:tr>
      <w:tr w:rsidR="00AE02CB" w14:paraId="660C9BBD" w14:textId="77777777" w:rsidTr="006125D2">
        <w:tc>
          <w:tcPr>
            <w:tcW w:w="3652" w:type="dxa"/>
          </w:tcPr>
          <w:p w14:paraId="5B69FE5A" w14:textId="77777777" w:rsidR="00AE02CB" w:rsidRPr="002055E3" w:rsidRDefault="00AE02CB"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0C4FA228" w14:textId="77777777" w:rsidR="00AE02CB" w:rsidRPr="002055E3" w:rsidRDefault="00F40022" w:rsidP="00CC636B">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w:t>
            </w:r>
            <w:r w:rsidR="00AE02CB">
              <w:rPr>
                <w:rFonts w:ascii="Times New Roman" w:hAnsi="Times New Roman" w:cs="Times New Roman"/>
                <w:noProof/>
                <w:sz w:val="26"/>
                <w:szCs w:val="26"/>
              </w:rPr>
              <w:t xml:space="preserve">river can </w:t>
            </w:r>
            <w:r w:rsidR="00CC636B">
              <w:rPr>
                <w:rFonts w:ascii="Times New Roman" w:hAnsi="Times New Roman" w:cs="Times New Roman"/>
                <w:noProof/>
                <w:sz w:val="26"/>
                <w:szCs w:val="26"/>
              </w:rPr>
              <w:t xml:space="preserve">respond to the passenger’s request by </w:t>
            </w:r>
            <w:r w:rsidR="00CC636B">
              <w:rPr>
                <w:rFonts w:ascii="Times New Roman" w:hAnsi="Times New Roman" w:cs="Times New Roman"/>
                <w:noProof/>
                <w:sz w:val="26"/>
                <w:szCs w:val="26"/>
              </w:rPr>
              <w:lastRenderedPageBreak/>
              <w:t>choosing to accept or decline the request.</w:t>
            </w:r>
          </w:p>
        </w:tc>
      </w:tr>
      <w:tr w:rsidR="00AE02CB" w14:paraId="540D5238" w14:textId="77777777" w:rsidTr="006125D2">
        <w:tc>
          <w:tcPr>
            <w:tcW w:w="3652" w:type="dxa"/>
          </w:tcPr>
          <w:p w14:paraId="0CBF9F3E" w14:textId="77777777" w:rsidR="00AE02CB" w:rsidRPr="002055E3" w:rsidRDefault="00AE02CB"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lastRenderedPageBreak/>
              <w:t>Trigger:</w:t>
            </w:r>
          </w:p>
        </w:tc>
        <w:tc>
          <w:tcPr>
            <w:tcW w:w="5590" w:type="dxa"/>
          </w:tcPr>
          <w:p w14:paraId="2E4CD17C" w14:textId="77777777" w:rsidR="00AE02CB" w:rsidRPr="00F40022" w:rsidRDefault="00AE02CB" w:rsidP="00F40022">
            <w:pPr>
              <w:pStyle w:val="ListParagraph"/>
              <w:numPr>
                <w:ilvl w:val="0"/>
                <w:numId w:val="16"/>
              </w:numPr>
              <w:spacing w:after="100" w:afterAutospacing="1"/>
              <w:rPr>
                <w:rFonts w:ascii="Times New Roman" w:hAnsi="Times New Roman" w:cs="Times New Roman"/>
                <w:noProof/>
                <w:sz w:val="26"/>
                <w:szCs w:val="26"/>
              </w:rPr>
            </w:pPr>
            <w:r w:rsidRPr="00F40022">
              <w:rPr>
                <w:rFonts w:ascii="Times New Roman" w:hAnsi="Times New Roman" w:cs="Times New Roman"/>
                <w:noProof/>
                <w:sz w:val="26"/>
                <w:szCs w:val="26"/>
              </w:rPr>
              <w:t xml:space="preserve">Driver click </w:t>
            </w:r>
            <w:r w:rsidR="00CC636B" w:rsidRPr="00F40022">
              <w:rPr>
                <w:rFonts w:ascii="Times New Roman" w:hAnsi="Times New Roman" w:cs="Times New Roman"/>
                <w:noProof/>
                <w:sz w:val="26"/>
                <w:szCs w:val="26"/>
              </w:rPr>
              <w:t>on each request</w:t>
            </w:r>
            <w:r w:rsidR="00F40022">
              <w:rPr>
                <w:rFonts w:ascii="Times New Roman" w:hAnsi="Times New Roman" w:cs="Times New Roman"/>
                <w:noProof/>
                <w:sz w:val="26"/>
                <w:szCs w:val="26"/>
              </w:rPr>
              <w:t xml:space="preserve"> in the “request page”</w:t>
            </w:r>
            <w:r w:rsidRPr="00F40022">
              <w:rPr>
                <w:rFonts w:ascii="Times New Roman" w:hAnsi="Times New Roman" w:cs="Times New Roman"/>
                <w:noProof/>
                <w:sz w:val="26"/>
                <w:szCs w:val="26"/>
              </w:rPr>
              <w:t>.</w:t>
            </w:r>
          </w:p>
        </w:tc>
      </w:tr>
      <w:tr w:rsidR="00AE02CB" w14:paraId="7E08216B" w14:textId="77777777" w:rsidTr="006125D2">
        <w:tc>
          <w:tcPr>
            <w:tcW w:w="3652" w:type="dxa"/>
          </w:tcPr>
          <w:p w14:paraId="1E1815D2" w14:textId="77777777" w:rsidR="00AE02CB" w:rsidRPr="002055E3" w:rsidRDefault="00AE02CB"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1D09ED36" w14:textId="77777777" w:rsidR="00AE02CB" w:rsidRDefault="00F40022" w:rsidP="00F40022">
            <w:pPr>
              <w:pStyle w:val="ListParagraph"/>
              <w:numPr>
                <w:ilvl w:val="0"/>
                <w:numId w:val="16"/>
              </w:numPr>
              <w:rPr>
                <w:rFonts w:ascii="Times New Roman" w:hAnsi="Times New Roman" w:cs="Times New Roman"/>
                <w:noProof/>
                <w:sz w:val="26"/>
                <w:szCs w:val="26"/>
              </w:rPr>
            </w:pPr>
            <w:r>
              <w:rPr>
                <w:rFonts w:ascii="Times New Roman" w:hAnsi="Times New Roman" w:cs="Times New Roman"/>
                <w:noProof/>
                <w:sz w:val="26"/>
                <w:szCs w:val="26"/>
              </w:rPr>
              <w:t>Passenger</w:t>
            </w:r>
            <w:ins w:id="107" w:author="rimi park" w:date="2014-05-19T12:41:00Z">
              <w:r w:rsidR="00EE70F6">
                <w:rPr>
                  <w:rFonts w:ascii="Times New Roman" w:hAnsi="Times New Roman" w:cs="Times New Roman"/>
                  <w:noProof/>
                  <w:sz w:val="26"/>
                  <w:szCs w:val="26"/>
                </w:rPr>
                <w:t>’s request has already been sent to the d</w:t>
              </w:r>
            </w:ins>
            <w:del w:id="108" w:author="rimi park" w:date="2014-05-19T12:41:00Z">
              <w:r w:rsidDel="00EE70F6">
                <w:rPr>
                  <w:rFonts w:ascii="Times New Roman" w:hAnsi="Times New Roman" w:cs="Times New Roman"/>
                  <w:noProof/>
                  <w:sz w:val="26"/>
                  <w:szCs w:val="26"/>
                </w:rPr>
                <w:delText xml:space="preserve"> sends request to D</w:delText>
              </w:r>
            </w:del>
            <w:r>
              <w:rPr>
                <w:rFonts w:ascii="Times New Roman" w:hAnsi="Times New Roman" w:cs="Times New Roman"/>
                <w:noProof/>
                <w:sz w:val="26"/>
                <w:szCs w:val="26"/>
              </w:rPr>
              <w:t>river</w:t>
            </w:r>
            <w:r w:rsidR="00CC636B" w:rsidRPr="00F40022">
              <w:rPr>
                <w:rFonts w:ascii="Times New Roman" w:hAnsi="Times New Roman" w:cs="Times New Roman"/>
                <w:noProof/>
                <w:sz w:val="26"/>
                <w:szCs w:val="26"/>
              </w:rPr>
              <w:t>.</w:t>
            </w:r>
            <w:r w:rsidR="00B16BF5">
              <w:rPr>
                <w:rFonts w:ascii="Times New Roman" w:hAnsi="Times New Roman" w:cs="Times New Roman"/>
                <w:noProof/>
                <w:sz w:val="26"/>
                <w:szCs w:val="26"/>
              </w:rPr>
              <w:t xml:space="preserve"> (UC-02)</w:t>
            </w:r>
          </w:p>
          <w:p w14:paraId="20DDF4E1" w14:textId="77777777" w:rsidR="00F40022" w:rsidRPr="00F40022" w:rsidRDefault="00F40022" w:rsidP="00F40022">
            <w:pPr>
              <w:pStyle w:val="ListParagraph"/>
              <w:numPr>
                <w:ilvl w:val="0"/>
                <w:numId w:val="16"/>
              </w:numPr>
              <w:rPr>
                <w:rFonts w:ascii="Times New Roman" w:hAnsi="Times New Roman" w:cs="Times New Roman"/>
                <w:noProof/>
                <w:sz w:val="26"/>
                <w:szCs w:val="26"/>
              </w:rPr>
            </w:pPr>
            <w:r>
              <w:rPr>
                <w:rFonts w:ascii="Times New Roman" w:hAnsi="Times New Roman" w:cs="Times New Roman"/>
                <w:noProof/>
                <w:sz w:val="26"/>
                <w:szCs w:val="26"/>
              </w:rPr>
              <w:t>The request status is listed as “new”.</w:t>
            </w:r>
            <w:r w:rsidR="00B16BF5">
              <w:rPr>
                <w:rFonts w:ascii="Times New Roman" w:hAnsi="Times New Roman" w:cs="Times New Roman"/>
                <w:noProof/>
                <w:sz w:val="26"/>
                <w:szCs w:val="26"/>
              </w:rPr>
              <w:t xml:space="preserve"> </w:t>
            </w:r>
          </w:p>
        </w:tc>
      </w:tr>
      <w:tr w:rsidR="005E7F2F" w14:paraId="265AB429" w14:textId="77777777" w:rsidTr="006125D2">
        <w:tc>
          <w:tcPr>
            <w:tcW w:w="3652" w:type="dxa"/>
          </w:tcPr>
          <w:p w14:paraId="18F7033B" w14:textId="77777777" w:rsidR="005E7F2F" w:rsidRPr="002055E3" w:rsidRDefault="005E7F2F" w:rsidP="006125D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Post-conditions:</w:t>
            </w:r>
          </w:p>
        </w:tc>
        <w:tc>
          <w:tcPr>
            <w:tcW w:w="5590" w:type="dxa"/>
          </w:tcPr>
          <w:p w14:paraId="57439D90" w14:textId="77777777" w:rsidR="00B16BF5" w:rsidRDefault="00F40022" w:rsidP="00F40022">
            <w:pPr>
              <w:pStyle w:val="ListParagraph"/>
              <w:numPr>
                <w:ilvl w:val="0"/>
                <w:numId w:val="16"/>
              </w:numPr>
              <w:rPr>
                <w:rFonts w:ascii="Times New Roman" w:hAnsi="Times New Roman" w:cs="Times New Roman"/>
                <w:noProof/>
                <w:sz w:val="26"/>
                <w:szCs w:val="26"/>
              </w:rPr>
            </w:pPr>
            <w:r>
              <w:rPr>
                <w:rFonts w:ascii="Times New Roman" w:hAnsi="Times New Roman" w:cs="Times New Roman"/>
                <w:noProof/>
                <w:sz w:val="26"/>
                <w:szCs w:val="26"/>
              </w:rPr>
              <w:t>Passenger receives Driver’s response.</w:t>
            </w:r>
            <w:r w:rsidR="00B16BF5">
              <w:rPr>
                <w:rFonts w:ascii="Times New Roman" w:hAnsi="Times New Roman" w:cs="Times New Roman"/>
                <w:noProof/>
                <w:sz w:val="26"/>
                <w:szCs w:val="26"/>
              </w:rPr>
              <w:t xml:space="preserve"> </w:t>
            </w:r>
          </w:p>
          <w:p w14:paraId="580080D1" w14:textId="77777777" w:rsidR="005E7F2F" w:rsidRPr="00F40022" w:rsidRDefault="00B16BF5" w:rsidP="00B16BF5">
            <w:pPr>
              <w:pStyle w:val="ListParagraph"/>
              <w:rPr>
                <w:rFonts w:ascii="Times New Roman" w:hAnsi="Times New Roman" w:cs="Times New Roman"/>
                <w:noProof/>
                <w:sz w:val="26"/>
                <w:szCs w:val="26"/>
              </w:rPr>
            </w:pPr>
            <w:r>
              <w:rPr>
                <w:rFonts w:ascii="Times New Roman" w:hAnsi="Times New Roman" w:cs="Times New Roman"/>
                <w:noProof/>
                <w:sz w:val="26"/>
                <w:szCs w:val="26"/>
              </w:rPr>
              <w:t>(UC-03)</w:t>
            </w:r>
          </w:p>
        </w:tc>
      </w:tr>
      <w:tr w:rsidR="00AE02CB" w14:paraId="517F7EFF" w14:textId="77777777" w:rsidTr="006125D2">
        <w:tc>
          <w:tcPr>
            <w:tcW w:w="3652" w:type="dxa"/>
          </w:tcPr>
          <w:p w14:paraId="00BE4165" w14:textId="77777777" w:rsidR="00AE02CB" w:rsidRPr="002055E3" w:rsidRDefault="00AE02CB"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1DDF7185" w14:textId="77777777" w:rsidR="00F40022" w:rsidRDefault="00F40022" w:rsidP="00AE02CB">
            <w:pPr>
              <w:pStyle w:val="ListParagraph"/>
              <w:numPr>
                <w:ilvl w:val="0"/>
                <w:numId w:val="7"/>
              </w:numPr>
              <w:rPr>
                <w:rFonts w:ascii="Times New Roman" w:hAnsi="Times New Roman" w:cs="Times New Roman"/>
                <w:noProof/>
                <w:sz w:val="26"/>
                <w:szCs w:val="26"/>
              </w:rPr>
            </w:pPr>
            <w:commentRangeStart w:id="109"/>
            <w:r w:rsidRPr="00F40022">
              <w:rPr>
                <w:rFonts w:ascii="Times New Roman" w:hAnsi="Times New Roman" w:cs="Times New Roman"/>
                <w:noProof/>
                <w:sz w:val="26"/>
                <w:szCs w:val="26"/>
              </w:rPr>
              <w:t>Driver</w:t>
            </w:r>
            <w:commentRangeEnd w:id="109"/>
            <w:r w:rsidR="00EE70F6">
              <w:rPr>
                <w:rStyle w:val="CommentReference"/>
              </w:rPr>
              <w:commentReference w:id="109"/>
            </w:r>
            <w:r w:rsidRPr="00F40022">
              <w:rPr>
                <w:rFonts w:ascii="Times New Roman" w:hAnsi="Times New Roman" w:cs="Times New Roman"/>
                <w:noProof/>
                <w:sz w:val="26"/>
                <w:szCs w:val="26"/>
              </w:rPr>
              <w:t xml:space="preserve"> click on each request</w:t>
            </w:r>
            <w:r>
              <w:rPr>
                <w:rFonts w:ascii="Times New Roman" w:hAnsi="Times New Roman" w:cs="Times New Roman"/>
                <w:noProof/>
                <w:sz w:val="26"/>
                <w:szCs w:val="26"/>
              </w:rPr>
              <w:t xml:space="preserve"> in the “request page”</w:t>
            </w:r>
            <w:r w:rsidRPr="00F40022">
              <w:rPr>
                <w:rFonts w:ascii="Times New Roman" w:hAnsi="Times New Roman" w:cs="Times New Roman"/>
                <w:noProof/>
                <w:sz w:val="26"/>
                <w:szCs w:val="26"/>
              </w:rPr>
              <w:t>.</w:t>
            </w:r>
          </w:p>
          <w:p w14:paraId="2012CD24" w14:textId="77777777" w:rsidR="00AE02CB" w:rsidRDefault="00AE02CB" w:rsidP="00AE02CB">
            <w:pPr>
              <w:pStyle w:val="ListParagraph"/>
              <w:numPr>
                <w:ilvl w:val="0"/>
                <w:numId w:val="7"/>
              </w:numPr>
              <w:rPr>
                <w:rFonts w:ascii="Times New Roman" w:hAnsi="Times New Roman" w:cs="Times New Roman"/>
                <w:noProof/>
                <w:sz w:val="26"/>
                <w:szCs w:val="26"/>
              </w:rPr>
            </w:pPr>
            <w:r w:rsidRPr="00AE02CB">
              <w:rPr>
                <w:rFonts w:ascii="Times New Roman" w:hAnsi="Times New Roman" w:cs="Times New Roman"/>
                <w:noProof/>
                <w:sz w:val="26"/>
                <w:szCs w:val="26"/>
              </w:rPr>
              <w:t xml:space="preserve">The system </w:t>
            </w:r>
            <w:r>
              <w:rPr>
                <w:rFonts w:ascii="Times New Roman" w:hAnsi="Times New Roman" w:cs="Times New Roman"/>
                <w:noProof/>
                <w:sz w:val="26"/>
                <w:szCs w:val="26"/>
              </w:rPr>
              <w:t>display</w:t>
            </w:r>
            <w:ins w:id="110" w:author="rimi park" w:date="2014-05-19T12:43:00Z">
              <w:r w:rsidR="00EE70F6">
                <w:rPr>
                  <w:rFonts w:ascii="Times New Roman" w:hAnsi="Times New Roman" w:cs="Times New Roman"/>
                  <w:noProof/>
                  <w:sz w:val="26"/>
                  <w:szCs w:val="26"/>
                </w:rPr>
                <w:t>s</w:t>
              </w:r>
            </w:ins>
            <w:r w:rsidR="00CC636B">
              <w:rPr>
                <w:rFonts w:ascii="Times New Roman" w:hAnsi="Times New Roman" w:cs="Times New Roman"/>
                <w:noProof/>
                <w:sz w:val="26"/>
                <w:szCs w:val="26"/>
              </w:rPr>
              <w:t xml:space="preserve"> the information of the request.</w:t>
            </w:r>
          </w:p>
          <w:p w14:paraId="0C54AA8C" w14:textId="77777777" w:rsidR="00CC636B" w:rsidRDefault="00CC636B" w:rsidP="00AE02CB">
            <w:pPr>
              <w:pStyle w:val="ListParagraph"/>
              <w:numPr>
                <w:ilvl w:val="0"/>
                <w:numId w:val="7"/>
              </w:numPr>
              <w:rPr>
                <w:rFonts w:ascii="Times New Roman" w:hAnsi="Times New Roman" w:cs="Times New Roman"/>
                <w:noProof/>
                <w:sz w:val="26"/>
                <w:szCs w:val="26"/>
              </w:rPr>
            </w:pPr>
            <w:r>
              <w:rPr>
                <w:rFonts w:ascii="Times New Roman" w:hAnsi="Times New Roman" w:cs="Times New Roman"/>
                <w:noProof/>
                <w:sz w:val="26"/>
                <w:szCs w:val="26"/>
              </w:rPr>
              <w:t>The Driver can choose to accept or deny the request</w:t>
            </w:r>
            <w:r w:rsidR="00F40022">
              <w:rPr>
                <w:rFonts w:ascii="Times New Roman" w:hAnsi="Times New Roman" w:cs="Times New Roman"/>
                <w:noProof/>
                <w:sz w:val="26"/>
                <w:szCs w:val="26"/>
              </w:rPr>
              <w:t xml:space="preserve"> by clicking the button</w:t>
            </w:r>
            <w:r>
              <w:rPr>
                <w:rFonts w:ascii="Times New Roman" w:hAnsi="Times New Roman" w:cs="Times New Roman"/>
                <w:noProof/>
                <w:sz w:val="26"/>
                <w:szCs w:val="26"/>
              </w:rPr>
              <w:t>.</w:t>
            </w:r>
          </w:p>
          <w:p w14:paraId="271F6B21" w14:textId="77777777" w:rsidR="00CC636B" w:rsidRDefault="00CC636B" w:rsidP="00AE02CB">
            <w:pPr>
              <w:pStyle w:val="ListParagraph"/>
              <w:numPr>
                <w:ilvl w:val="0"/>
                <w:numId w:val="7"/>
              </w:numPr>
              <w:rPr>
                <w:rFonts w:ascii="Times New Roman" w:hAnsi="Times New Roman" w:cs="Times New Roman"/>
                <w:noProof/>
                <w:sz w:val="26"/>
                <w:szCs w:val="26"/>
              </w:rPr>
            </w:pPr>
            <w:commentRangeStart w:id="111"/>
            <w:r>
              <w:rPr>
                <w:rFonts w:ascii="Times New Roman" w:hAnsi="Times New Roman" w:cs="Times New Roman"/>
                <w:noProof/>
                <w:sz w:val="26"/>
                <w:szCs w:val="26"/>
              </w:rPr>
              <w:t xml:space="preserve">The system </w:t>
            </w:r>
            <w:r w:rsidR="00F40022">
              <w:rPr>
                <w:rFonts w:ascii="Times New Roman" w:hAnsi="Times New Roman" w:cs="Times New Roman"/>
                <w:noProof/>
                <w:sz w:val="26"/>
                <w:szCs w:val="26"/>
              </w:rPr>
              <w:t>updates the status of the request to “Accepted”</w:t>
            </w:r>
            <w:r w:rsidR="00B6396B">
              <w:rPr>
                <w:rFonts w:ascii="Times New Roman" w:hAnsi="Times New Roman" w:cs="Times New Roman"/>
                <w:noProof/>
                <w:sz w:val="26"/>
                <w:szCs w:val="26"/>
              </w:rPr>
              <w:t xml:space="preserve"> if the Driver clicks “accept”</w:t>
            </w:r>
            <w:r w:rsidR="00F40022">
              <w:rPr>
                <w:rFonts w:ascii="Times New Roman" w:hAnsi="Times New Roman" w:cs="Times New Roman"/>
                <w:noProof/>
                <w:sz w:val="26"/>
                <w:szCs w:val="26"/>
              </w:rPr>
              <w:t>.</w:t>
            </w:r>
            <w:commentRangeEnd w:id="111"/>
            <w:r w:rsidR="00EE70F6">
              <w:rPr>
                <w:rStyle w:val="CommentReference"/>
              </w:rPr>
              <w:commentReference w:id="111"/>
            </w:r>
          </w:p>
          <w:p w14:paraId="7B5D9DE6" w14:textId="77777777" w:rsidR="00AE02CB" w:rsidRPr="007A3FB2" w:rsidRDefault="00AE02CB" w:rsidP="006125D2">
            <w:pPr>
              <w:pStyle w:val="ListParagraph"/>
              <w:rPr>
                <w:rFonts w:ascii="Times New Roman" w:hAnsi="Times New Roman" w:cs="Times New Roman"/>
                <w:noProof/>
                <w:sz w:val="26"/>
                <w:szCs w:val="26"/>
              </w:rPr>
            </w:pPr>
          </w:p>
        </w:tc>
      </w:tr>
      <w:tr w:rsidR="00AE02CB" w14:paraId="6BCA2791" w14:textId="77777777" w:rsidTr="006125D2">
        <w:tc>
          <w:tcPr>
            <w:tcW w:w="3652" w:type="dxa"/>
          </w:tcPr>
          <w:p w14:paraId="2337D73A" w14:textId="77777777" w:rsidR="00AE02CB" w:rsidRPr="002055E3" w:rsidRDefault="00AE02CB"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Alternative Flows:</w:t>
            </w:r>
          </w:p>
        </w:tc>
        <w:tc>
          <w:tcPr>
            <w:tcW w:w="5590" w:type="dxa"/>
          </w:tcPr>
          <w:p w14:paraId="304896B3" w14:textId="77777777" w:rsidR="00AE02CB" w:rsidRPr="002055E3" w:rsidRDefault="00B6396B" w:rsidP="003205C7">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4A. If the Driver denies the request</w:t>
            </w:r>
            <w:r w:rsidR="003205C7">
              <w:rPr>
                <w:rFonts w:ascii="Times New Roman" w:hAnsi="Times New Roman" w:cs="Times New Roman"/>
                <w:noProof/>
                <w:sz w:val="26"/>
                <w:szCs w:val="26"/>
              </w:rPr>
              <w:t>, the request will disappear from the “request page”.</w:t>
            </w:r>
          </w:p>
        </w:tc>
      </w:tr>
      <w:tr w:rsidR="00AE02CB" w14:paraId="0E7F78C2" w14:textId="77777777" w:rsidTr="006125D2">
        <w:tc>
          <w:tcPr>
            <w:tcW w:w="3652" w:type="dxa"/>
          </w:tcPr>
          <w:p w14:paraId="455CDE03" w14:textId="77777777" w:rsidR="00AE02CB" w:rsidRPr="002055E3" w:rsidRDefault="00AE02CB"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16BDE824" w14:textId="77777777" w:rsidR="00AE02CB" w:rsidRPr="002055E3" w:rsidRDefault="00CC636B" w:rsidP="006125D2">
            <w:pPr>
              <w:pStyle w:val="ListParagraph"/>
              <w:spacing w:after="100" w:afterAutospacing="1"/>
              <w:rPr>
                <w:rFonts w:ascii="Times New Roman" w:hAnsi="Times New Roman" w:cs="Times New Roman"/>
                <w:noProof/>
                <w:sz w:val="26"/>
                <w:szCs w:val="26"/>
              </w:rPr>
            </w:pPr>
            <w:r>
              <w:rPr>
                <w:rFonts w:ascii="Times New Roman" w:hAnsi="Times New Roman" w:cs="Times New Roman"/>
                <w:noProof/>
                <w:sz w:val="26"/>
                <w:szCs w:val="26"/>
              </w:rPr>
              <w:t>If the Driver did not respond to the new request within 60 seconds, the request will disappear.</w:t>
            </w:r>
          </w:p>
        </w:tc>
      </w:tr>
      <w:tr w:rsidR="00AE02CB" w14:paraId="086C3FDF" w14:textId="77777777" w:rsidTr="006125D2">
        <w:tc>
          <w:tcPr>
            <w:tcW w:w="3652" w:type="dxa"/>
          </w:tcPr>
          <w:p w14:paraId="4B486F7C" w14:textId="77777777" w:rsidR="00AE02CB" w:rsidRPr="002055E3" w:rsidRDefault="00AE02CB"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34E9CD0D" w14:textId="77777777" w:rsidR="00AE02CB" w:rsidRPr="002055E3" w:rsidRDefault="00AE02CB" w:rsidP="006125D2">
            <w:pPr>
              <w:spacing w:after="100" w:afterAutospacing="1"/>
              <w:rPr>
                <w:rFonts w:ascii="Times New Roman" w:hAnsi="Times New Roman" w:cs="Times New Roman"/>
                <w:noProof/>
                <w:sz w:val="26"/>
                <w:szCs w:val="26"/>
              </w:rPr>
            </w:pPr>
          </w:p>
        </w:tc>
      </w:tr>
      <w:tr w:rsidR="00AE02CB" w14:paraId="31AB4801" w14:textId="77777777" w:rsidTr="006125D2">
        <w:tc>
          <w:tcPr>
            <w:tcW w:w="3652" w:type="dxa"/>
          </w:tcPr>
          <w:p w14:paraId="3BDB00D0" w14:textId="77777777" w:rsidR="00AE02CB" w:rsidRPr="002055E3" w:rsidRDefault="00AE02CB"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5BBB0B3F" w14:textId="77777777" w:rsidR="00AE02CB" w:rsidRPr="002055E3" w:rsidRDefault="00AE02CB" w:rsidP="006125D2">
            <w:pPr>
              <w:spacing w:after="100" w:afterAutospacing="1"/>
              <w:rPr>
                <w:rFonts w:ascii="Times New Roman" w:hAnsi="Times New Roman" w:cs="Times New Roman"/>
                <w:noProof/>
                <w:sz w:val="26"/>
                <w:szCs w:val="26"/>
              </w:rPr>
            </w:pPr>
          </w:p>
        </w:tc>
      </w:tr>
    </w:tbl>
    <w:p w14:paraId="12F61938" w14:textId="77777777" w:rsidR="00AE02CB" w:rsidRDefault="00AE02CB" w:rsidP="00B430CB">
      <w:pPr>
        <w:spacing w:after="100" w:afterAutospacing="1"/>
        <w:jc w:val="center"/>
        <w:rPr>
          <w:rFonts w:ascii="Times New Roman" w:hAnsi="Times New Roman" w:cs="Times New Roman"/>
          <w:i/>
          <w:iCs/>
          <w:noProof/>
          <w:sz w:val="28"/>
        </w:rPr>
      </w:pPr>
    </w:p>
    <w:p w14:paraId="06323E6E" w14:textId="77777777" w:rsidR="008E1132" w:rsidRDefault="00424F93" w:rsidP="008E1132">
      <w:pPr>
        <w:spacing w:after="240"/>
        <w:rPr>
          <w:rFonts w:ascii="Times New Roman" w:hAnsi="Times New Roman" w:cs="Times New Roman"/>
          <w:b/>
          <w:bCs/>
          <w:sz w:val="28"/>
        </w:rPr>
      </w:pPr>
      <w:r>
        <w:rPr>
          <w:rFonts w:ascii="Times New Roman" w:hAnsi="Times New Roman" w:cs="Times New Roman"/>
          <w:b/>
          <w:bCs/>
          <w:sz w:val="28"/>
        </w:rPr>
        <w:t>UC-09</w:t>
      </w:r>
      <w:r w:rsidR="008E1132">
        <w:rPr>
          <w:rFonts w:ascii="Times New Roman" w:hAnsi="Times New Roman" w:cs="Times New Roman"/>
          <w:b/>
          <w:bCs/>
          <w:sz w:val="28"/>
        </w:rPr>
        <w:t xml:space="preserve"> </w:t>
      </w:r>
      <w:r w:rsidR="008E1132" w:rsidRPr="008E1132">
        <w:rPr>
          <w:rFonts w:ascii="Times New Roman" w:hAnsi="Times New Roman" w:cs="Times New Roman"/>
          <w:b/>
          <w:bCs/>
          <w:noProof/>
          <w:sz w:val="28"/>
        </w:rPr>
        <w:t xml:space="preserve">Respond to passenger’s request </w:t>
      </w:r>
    </w:p>
    <w:p w14:paraId="5091C792" w14:textId="77777777" w:rsidR="008E1132" w:rsidRPr="0000052E" w:rsidRDefault="008E1132" w:rsidP="008E1132">
      <w:pPr>
        <w:spacing w:after="240"/>
        <w:ind w:left="720"/>
        <w:rPr>
          <w:rFonts w:ascii="Times New Roman" w:hAnsi="Times New Roman" w:cs="Times New Roman"/>
          <w:b/>
          <w:bCs/>
          <w:noProof/>
          <w:sz w:val="32"/>
          <w:szCs w:val="32"/>
        </w:rPr>
      </w:pPr>
      <w:r w:rsidRPr="0000052E">
        <w:rPr>
          <w:rFonts w:ascii="Times New Roman" w:hAnsi="Times New Roman" w:cs="Times New Roman"/>
          <w:noProof/>
          <w:sz w:val="28"/>
        </w:rPr>
        <w:t>In this use case the driver can respond to the request that has been sent from the passenger.</w:t>
      </w:r>
    </w:p>
    <w:p w14:paraId="03A1FC11" w14:textId="77777777" w:rsidR="008E1132" w:rsidRPr="00496E2C" w:rsidRDefault="008E1132" w:rsidP="008E1132">
      <w:pPr>
        <w:spacing w:after="240"/>
        <w:ind w:left="720"/>
        <w:rPr>
          <w:rFonts w:ascii="Times New Roman" w:hAnsi="Times New Roman" w:cs="Times New Roman"/>
          <w:b/>
          <w:bCs/>
          <w:noProof/>
          <w:sz w:val="28"/>
        </w:rPr>
      </w:pPr>
      <w:r w:rsidRPr="00496E2C">
        <w:rPr>
          <w:rFonts w:ascii="Times New Roman" w:hAnsi="Times New Roman" w:cs="Times New Roman"/>
          <w:b/>
          <w:bCs/>
          <w:noProof/>
          <w:sz w:val="28"/>
        </w:rPr>
        <w:t xml:space="preserve">Input: </w:t>
      </w:r>
    </w:p>
    <w:p w14:paraId="784FCB59" w14:textId="77777777" w:rsidR="008E1132" w:rsidRDefault="008E1132" w:rsidP="008E1132">
      <w:pPr>
        <w:rPr>
          <w:rFonts w:ascii="Times New Roman" w:hAnsi="Times New Roman" w:cs="Times New Roman"/>
          <w:i/>
          <w:iCs/>
          <w:noProof/>
          <w:sz w:val="28"/>
        </w:rPr>
      </w:pPr>
    </w:p>
    <w:p w14:paraId="283917DC" w14:textId="77777777" w:rsidR="008E1132" w:rsidRDefault="008E1132" w:rsidP="008E1132">
      <w:pPr>
        <w:ind w:firstLine="720"/>
        <w:rPr>
          <w:rFonts w:ascii="Times New Roman" w:hAnsi="Times New Roman" w:cs="Times New Roman"/>
          <w:b/>
          <w:bCs/>
          <w:noProof/>
          <w:sz w:val="28"/>
        </w:rPr>
      </w:pPr>
      <w:r w:rsidRPr="001855C7">
        <w:rPr>
          <w:rFonts w:ascii="Times New Roman" w:hAnsi="Times New Roman" w:cs="Times New Roman"/>
          <w:b/>
          <w:bCs/>
          <w:noProof/>
          <w:sz w:val="28"/>
        </w:rPr>
        <w:t>Action:</w:t>
      </w:r>
    </w:p>
    <w:p w14:paraId="31551695" w14:textId="77777777" w:rsidR="008E1132" w:rsidRDefault="008E1132" w:rsidP="008E1132">
      <w:pPr>
        <w:rPr>
          <w:rFonts w:ascii="Times New Roman" w:hAnsi="Times New Roman" w:cs="Times New Roman"/>
          <w:b/>
          <w:bCs/>
          <w:noProof/>
          <w:sz w:val="28"/>
        </w:rPr>
      </w:pPr>
    </w:p>
    <w:p w14:paraId="28502CCB" w14:textId="77777777" w:rsidR="008E1132" w:rsidRDefault="008E1132" w:rsidP="008E1132">
      <w:pPr>
        <w:spacing w:after="100" w:afterAutospacing="1"/>
        <w:jc w:val="center"/>
        <w:rPr>
          <w:rFonts w:ascii="Times New Roman" w:hAnsi="Times New Roman" w:cs="Times New Roman"/>
          <w:i/>
          <w:iCs/>
          <w:noProof/>
          <w:sz w:val="28"/>
        </w:rPr>
      </w:pPr>
    </w:p>
    <w:p w14:paraId="26D33958" w14:textId="77777777" w:rsidR="008E1132" w:rsidRDefault="008E1132" w:rsidP="008E1132">
      <w:pPr>
        <w:spacing w:after="100" w:afterAutospacing="1"/>
        <w:jc w:val="center"/>
        <w:rPr>
          <w:rFonts w:ascii="Times New Roman" w:hAnsi="Times New Roman" w:cs="Times New Roman"/>
          <w:i/>
          <w:iCs/>
          <w:noProof/>
          <w:sz w:val="28"/>
        </w:rPr>
      </w:pPr>
    </w:p>
    <w:p w14:paraId="104BB765" w14:textId="77777777" w:rsidR="008E1132" w:rsidRDefault="008E1132" w:rsidP="00F8340C">
      <w:pPr>
        <w:spacing w:after="100" w:afterAutospacing="1"/>
        <w:rPr>
          <w:rFonts w:ascii="Times New Roman" w:hAnsi="Times New Roman" w:cs="Times New Roman"/>
          <w:i/>
          <w:iCs/>
          <w:noProof/>
          <w:sz w:val="28"/>
        </w:rPr>
      </w:pPr>
    </w:p>
    <w:p w14:paraId="43C749AD" w14:textId="77777777" w:rsidR="008E1132" w:rsidRDefault="008E1132" w:rsidP="008E1132">
      <w:pPr>
        <w:spacing w:after="100" w:afterAutospacing="1"/>
        <w:jc w:val="center"/>
        <w:rPr>
          <w:rFonts w:ascii="Times New Roman" w:hAnsi="Times New Roman" w:cs="Times New Roman"/>
          <w:i/>
          <w:iCs/>
          <w:noProof/>
          <w:sz w:val="28"/>
        </w:rPr>
      </w:pPr>
    </w:p>
    <w:p w14:paraId="4F623D3A" w14:textId="77777777" w:rsidR="008E1132" w:rsidRDefault="008E1132" w:rsidP="003F1BF5">
      <w:pPr>
        <w:ind w:left="720"/>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 xml:space="preserve">If successful, the system will </w:t>
      </w:r>
      <w:r>
        <w:rPr>
          <w:rFonts w:ascii="Times New Roman" w:hAnsi="Times New Roman" w:cs="Times New Roman"/>
          <w:noProof/>
          <w:sz w:val="28"/>
        </w:rPr>
        <w:t>forward the response from the Driver to the Passenger. If the Driver accepts the request, the status of the request is defined as ‘accepted’. If the Driver denies the request, the request disappears.</w:t>
      </w:r>
    </w:p>
    <w:p w14:paraId="06D3A993" w14:textId="77777777" w:rsidR="0000052E" w:rsidRDefault="0000052E" w:rsidP="003F1BF5">
      <w:pPr>
        <w:ind w:left="720"/>
        <w:rPr>
          <w:rFonts w:ascii="Times New Roman" w:hAnsi="Times New Roman" w:cs="Times New Roman"/>
          <w:noProof/>
          <w:sz w:val="28"/>
        </w:rPr>
      </w:pPr>
    </w:p>
    <w:p w14:paraId="011D152B" w14:textId="77777777" w:rsidR="0000052E" w:rsidRDefault="008E1132" w:rsidP="0000052E">
      <w:pPr>
        <w:rPr>
          <w:rFonts w:ascii="Times New Roman" w:hAnsi="Times New Roman" w:cs="Times New Roman"/>
          <w:b/>
          <w:bCs/>
          <w:noProof/>
          <w:sz w:val="28"/>
        </w:rPr>
      </w:pPr>
      <w:r w:rsidRPr="001855C7">
        <w:rPr>
          <w:rFonts w:ascii="Times New Roman" w:hAnsi="Times New Roman" w:cs="Times New Roman"/>
          <w:b/>
          <w:bCs/>
          <w:noProof/>
          <w:sz w:val="28"/>
        </w:rPr>
        <w:t>System Requirement Specification</w:t>
      </w:r>
    </w:p>
    <w:p w14:paraId="53C1BEE7" w14:textId="77777777" w:rsidR="00A801E4" w:rsidRDefault="00A801E4" w:rsidP="0000052E">
      <w:pPr>
        <w:rPr>
          <w:rFonts w:ascii="Times New Roman" w:hAnsi="Times New Roman" w:cs="Times New Roman"/>
          <w:b/>
          <w:bCs/>
          <w:noProof/>
          <w:sz w:val="28"/>
        </w:rPr>
      </w:pPr>
    </w:p>
    <w:p w14:paraId="4AC58B2C" w14:textId="77777777" w:rsidR="00672F66" w:rsidRPr="0000052E" w:rsidRDefault="00672F66" w:rsidP="00F8340C">
      <w:pPr>
        <w:spacing w:after="100" w:afterAutospacing="1"/>
        <w:rPr>
          <w:rFonts w:ascii="Times New Roman" w:hAnsi="Times New Roman" w:cs="Times New Roman"/>
          <w:sz w:val="28"/>
        </w:rPr>
      </w:pPr>
      <w:r w:rsidRPr="00672F66">
        <w:rPr>
          <w:rFonts w:ascii="Times New Roman" w:hAnsi="Times New Roman" w:cs="Times New Roman"/>
          <w:b/>
          <w:bCs/>
          <w:sz w:val="28"/>
        </w:rPr>
        <w:t>SRS-19</w:t>
      </w:r>
      <w:r w:rsidR="0000052E">
        <w:rPr>
          <w:rFonts w:ascii="Times New Roman" w:hAnsi="Times New Roman" w:cs="Times New Roman"/>
          <w:b/>
          <w:bCs/>
          <w:sz w:val="28"/>
        </w:rPr>
        <w:t xml:space="preserve"> </w:t>
      </w:r>
      <w:r w:rsidR="0000052E" w:rsidRPr="0000052E">
        <w:rPr>
          <w:rFonts w:ascii="Times New Roman" w:hAnsi="Times New Roman" w:cs="Times New Roman"/>
          <w:sz w:val="28"/>
        </w:rPr>
        <w:t>S</w:t>
      </w:r>
      <w:r w:rsidR="001C3DD1" w:rsidRPr="0000052E">
        <w:rPr>
          <w:rFonts w:ascii="Times New Roman" w:hAnsi="Times New Roman" w:cs="Times New Roman"/>
          <w:sz w:val="28"/>
        </w:rPr>
        <w:t>ystem displays</w:t>
      </w:r>
      <w:r w:rsidRPr="0000052E">
        <w:rPr>
          <w:rFonts w:ascii="Times New Roman" w:hAnsi="Times New Roman" w:cs="Times New Roman"/>
          <w:sz w:val="28"/>
        </w:rPr>
        <w:t xml:space="preserve"> the information of the request.</w:t>
      </w:r>
    </w:p>
    <w:p w14:paraId="1778E177" w14:textId="77777777" w:rsidR="00672F66" w:rsidRPr="0000052E" w:rsidRDefault="00672F66" w:rsidP="00F8340C">
      <w:pPr>
        <w:spacing w:after="100" w:afterAutospacing="1"/>
        <w:rPr>
          <w:rFonts w:ascii="Times New Roman" w:hAnsi="Times New Roman" w:cs="Times New Roman"/>
          <w:sz w:val="28"/>
        </w:rPr>
      </w:pPr>
      <w:r w:rsidRPr="00672F66">
        <w:rPr>
          <w:rFonts w:ascii="Times New Roman" w:hAnsi="Times New Roman" w:cs="Times New Roman"/>
          <w:b/>
          <w:bCs/>
          <w:sz w:val="28"/>
        </w:rPr>
        <w:t>SRS-20</w:t>
      </w:r>
      <w:r w:rsidR="0000052E">
        <w:rPr>
          <w:rFonts w:ascii="Times New Roman" w:hAnsi="Times New Roman" w:cs="Times New Roman"/>
          <w:b/>
          <w:bCs/>
          <w:sz w:val="28"/>
        </w:rPr>
        <w:t xml:space="preserve"> </w:t>
      </w:r>
      <w:r w:rsidR="0000052E" w:rsidRPr="0000052E">
        <w:rPr>
          <w:rFonts w:ascii="Times New Roman" w:hAnsi="Times New Roman" w:cs="Times New Roman"/>
          <w:sz w:val="28"/>
        </w:rPr>
        <w:t>S</w:t>
      </w:r>
      <w:r w:rsidRPr="0000052E">
        <w:rPr>
          <w:rFonts w:ascii="Times New Roman" w:hAnsi="Times New Roman" w:cs="Times New Roman"/>
          <w:sz w:val="28"/>
        </w:rPr>
        <w:t>ystem updates the status of the request to “Accepted” if the Driver clicks “accept”.</w:t>
      </w:r>
    </w:p>
    <w:p w14:paraId="136E5AD7" w14:textId="77777777" w:rsidR="00672F66" w:rsidRPr="00672F66" w:rsidRDefault="00672F66" w:rsidP="00F8340C">
      <w:pPr>
        <w:spacing w:after="100" w:afterAutospacing="1"/>
        <w:rPr>
          <w:rFonts w:ascii="Times New Roman" w:hAnsi="Times New Roman" w:cs="Times New Roman"/>
          <w:b/>
          <w:bCs/>
          <w:sz w:val="28"/>
        </w:rPr>
      </w:pPr>
      <w:r w:rsidRPr="00672F66">
        <w:rPr>
          <w:rFonts w:ascii="Times New Roman" w:hAnsi="Times New Roman" w:cs="Times New Roman"/>
          <w:b/>
          <w:bCs/>
          <w:sz w:val="28"/>
        </w:rPr>
        <w:t>SRS-21</w:t>
      </w:r>
      <w:r w:rsidRPr="0000052E">
        <w:rPr>
          <w:rFonts w:ascii="Times New Roman" w:hAnsi="Times New Roman" w:cs="Times New Roman"/>
          <w:sz w:val="28"/>
        </w:rPr>
        <w:t>System will remove the request form the request page if the Driver denies the request.</w:t>
      </w:r>
    </w:p>
    <w:p w14:paraId="0B9F9DF6" w14:textId="77777777" w:rsidR="00F8340C" w:rsidRDefault="00672F66" w:rsidP="00F8340C">
      <w:pPr>
        <w:spacing w:after="100" w:afterAutospacing="1"/>
        <w:rPr>
          <w:rFonts w:ascii="Times New Roman" w:hAnsi="Times New Roman" w:cs="Times New Roman"/>
          <w:noProof/>
          <w:sz w:val="28"/>
        </w:rPr>
      </w:pPr>
      <w:r w:rsidRPr="00672F66">
        <w:rPr>
          <w:rFonts w:ascii="Times New Roman" w:hAnsi="Times New Roman" w:cs="Times New Roman"/>
          <w:b/>
          <w:bCs/>
          <w:sz w:val="28"/>
        </w:rPr>
        <w:t>SRS-22</w:t>
      </w:r>
      <w:r w:rsidRPr="0000052E">
        <w:rPr>
          <w:rFonts w:ascii="Times New Roman" w:hAnsi="Times New Roman" w:cs="Times New Roman"/>
          <w:sz w:val="28"/>
        </w:rPr>
        <w:t>System will remove the request form the request page if the Driver did not respond to the new request within 60 seconds.</w:t>
      </w:r>
    </w:p>
    <w:p w14:paraId="057B8E28" w14:textId="77777777" w:rsidR="001C3DD1" w:rsidRDefault="001C3DD1" w:rsidP="00F8340C">
      <w:pPr>
        <w:spacing w:after="100" w:afterAutospacing="1"/>
        <w:rPr>
          <w:rFonts w:ascii="Times New Roman" w:hAnsi="Times New Roman" w:cs="Times New Roman"/>
          <w:noProof/>
          <w:sz w:val="28"/>
        </w:rPr>
      </w:pPr>
    </w:p>
    <w:p w14:paraId="70095950" w14:textId="77777777" w:rsidR="005D0362" w:rsidRPr="00F8340C" w:rsidRDefault="005D0362" w:rsidP="00F8340C">
      <w:pPr>
        <w:spacing w:after="100" w:afterAutospacing="1"/>
        <w:rPr>
          <w:rFonts w:ascii="Times New Roman" w:hAnsi="Times New Roman" w:cs="Times New Roman"/>
          <w:noProof/>
          <w:sz w:val="28"/>
        </w:rPr>
      </w:pPr>
      <w:r>
        <w:rPr>
          <w:rFonts w:ascii="Times New Roman" w:hAnsi="Times New Roman" w:cs="Times New Roman"/>
          <w:noProof/>
          <w:sz w:val="32"/>
          <w:szCs w:val="32"/>
        </w:rPr>
        <w:t xml:space="preserve">4.13 </w:t>
      </w:r>
      <w:r w:rsidR="00DC4A42">
        <w:rPr>
          <w:rFonts w:ascii="Times New Roman" w:hAnsi="Times New Roman" w:cs="Times New Roman"/>
          <w:noProof/>
          <w:sz w:val="32"/>
          <w:szCs w:val="32"/>
        </w:rPr>
        <w:t xml:space="preserve">Driver </w:t>
      </w:r>
      <w:r w:rsidR="00653F78">
        <w:rPr>
          <w:rFonts w:ascii="Times New Roman" w:hAnsi="Times New Roman" w:cs="Times New Roman"/>
          <w:noProof/>
          <w:sz w:val="32"/>
          <w:szCs w:val="32"/>
        </w:rPr>
        <w:t>Regist</w:t>
      </w:r>
      <w:r>
        <w:rPr>
          <w:rFonts w:ascii="Times New Roman" w:hAnsi="Times New Roman" w:cs="Times New Roman"/>
          <w:noProof/>
          <w:sz w:val="32"/>
          <w:szCs w:val="32"/>
        </w:rPr>
        <w:t>r</w:t>
      </w:r>
      <w:r w:rsidR="00DC4A42">
        <w:rPr>
          <w:rFonts w:ascii="Times New Roman" w:hAnsi="Times New Roman" w:cs="Times New Roman"/>
          <w:noProof/>
          <w:sz w:val="32"/>
          <w:szCs w:val="32"/>
        </w:rPr>
        <w:t>ation</w:t>
      </w:r>
      <w:r w:rsidR="00424F93">
        <w:rPr>
          <w:rFonts w:ascii="Times New Roman" w:hAnsi="Times New Roman" w:cs="Times New Roman"/>
          <w:noProof/>
          <w:sz w:val="32"/>
          <w:szCs w:val="32"/>
        </w:rPr>
        <w:t xml:space="preserve"> Use Case (UC-10</w:t>
      </w:r>
      <w:r>
        <w:rPr>
          <w:rFonts w:ascii="Times New Roman" w:hAnsi="Times New Roman" w:cs="Times New Roman"/>
          <w:noProof/>
          <w:sz w:val="32"/>
          <w:szCs w:val="32"/>
        </w:rPr>
        <w:t>)</w:t>
      </w:r>
    </w:p>
    <w:p w14:paraId="31B44886" w14:textId="77777777" w:rsidR="005D0362" w:rsidRDefault="00653F78" w:rsidP="005D0362">
      <w:pPr>
        <w:spacing w:after="100" w:afterAutospacing="1"/>
        <w:jc w:val="center"/>
        <w:rPr>
          <w:rFonts w:ascii="Times New Roman" w:hAnsi="Times New Roman" w:cs="Times New Roman"/>
          <w:i/>
          <w:iCs/>
          <w:noProof/>
          <w:sz w:val="28"/>
        </w:rPr>
      </w:pPr>
      <w:r w:rsidRPr="00653F78">
        <w:rPr>
          <w:rFonts w:ascii="Times New Roman" w:hAnsi="Times New Roman" w:cs="Times New Roman"/>
          <w:i/>
          <w:iCs/>
          <w:noProof/>
          <w:sz w:val="28"/>
          <w:lang w:eastAsia="ko-KR"/>
        </w:rPr>
        <w:drawing>
          <wp:inline distT="0" distB="0" distL="0" distR="0" wp14:anchorId="6F114B69" wp14:editId="0586F44F">
            <wp:extent cx="3928835" cy="1843314"/>
            <wp:effectExtent l="19050" t="0" r="0" b="0"/>
            <wp:docPr id="10" name="Picture 5"/>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9"/>
                    <a:srcRect l="37336" t="23437" r="17093" b="30664"/>
                    <a:stretch>
                      <a:fillRect/>
                    </a:stretch>
                  </pic:blipFill>
                  <pic:spPr bwMode="auto">
                    <a:xfrm>
                      <a:off x="0" y="0"/>
                      <a:ext cx="3942685" cy="1849812"/>
                    </a:xfrm>
                    <a:prstGeom prst="rect">
                      <a:avLst/>
                    </a:prstGeom>
                    <a:noFill/>
                    <a:ln w="9525">
                      <a:noFill/>
                      <a:miter lim="800000"/>
                      <a:headEnd/>
                      <a:tailEnd/>
                    </a:ln>
                    <a:effectLst/>
                  </pic:spPr>
                </pic:pic>
              </a:graphicData>
            </a:graphic>
          </wp:inline>
        </w:drawing>
      </w:r>
    </w:p>
    <w:p w14:paraId="6C4F1D43" w14:textId="77777777" w:rsidR="005D0362" w:rsidRDefault="005D0362" w:rsidP="005D0362">
      <w:pPr>
        <w:spacing w:after="100" w:afterAutospacing="1"/>
        <w:jc w:val="center"/>
        <w:rPr>
          <w:rFonts w:ascii="Times New Roman" w:hAnsi="Times New Roman" w:cs="Times New Roman"/>
          <w:i/>
          <w:iCs/>
          <w:noProof/>
          <w:sz w:val="28"/>
        </w:rPr>
      </w:pPr>
      <w:r>
        <w:rPr>
          <w:rFonts w:ascii="Times New Roman" w:hAnsi="Times New Roman" w:cs="Times New Roman"/>
          <w:i/>
          <w:iCs/>
          <w:noProof/>
          <w:sz w:val="28"/>
        </w:rPr>
        <w:t>Figure 13</w:t>
      </w:r>
      <w:r w:rsidRPr="00D70153">
        <w:rPr>
          <w:rFonts w:ascii="Times New Roman" w:hAnsi="Times New Roman" w:cs="Times New Roman"/>
          <w:i/>
          <w:iCs/>
          <w:noProof/>
          <w:sz w:val="28"/>
        </w:rPr>
        <w:t xml:space="preserve">: </w:t>
      </w:r>
      <w:r w:rsidRPr="009011C9">
        <w:rPr>
          <w:rFonts w:ascii="Times New Roman" w:hAnsi="Times New Roman" w:cs="Times New Roman"/>
          <w:i/>
          <w:iCs/>
          <w:sz w:val="28"/>
        </w:rPr>
        <w:t xml:space="preserve">The driver can </w:t>
      </w:r>
      <w:r>
        <w:rPr>
          <w:rFonts w:ascii="Times New Roman" w:hAnsi="Times New Roman" w:cs="Times New Roman"/>
          <w:i/>
          <w:iCs/>
          <w:sz w:val="28"/>
        </w:rPr>
        <w:t>register to the system</w:t>
      </w:r>
      <w:r w:rsidRPr="009011C9">
        <w:rPr>
          <w:rFonts w:ascii="Times New Roman" w:hAnsi="Times New Roman" w:cs="Times New Roman"/>
          <w:i/>
          <w:iCs/>
          <w:sz w:val="28"/>
        </w:rPr>
        <w:t xml:space="preserve"> </w:t>
      </w:r>
      <w:r w:rsidRPr="00BE7622">
        <w:rPr>
          <w:rFonts w:ascii="Times New Roman" w:hAnsi="Times New Roman" w:cs="Times New Roman"/>
          <w:i/>
          <w:iCs/>
          <w:sz w:val="28"/>
        </w:rPr>
        <w:t>(</w:t>
      </w:r>
      <w:r w:rsidR="00424F93">
        <w:rPr>
          <w:rFonts w:ascii="Times New Roman" w:hAnsi="Times New Roman" w:cs="Times New Roman"/>
          <w:i/>
          <w:iCs/>
          <w:sz w:val="28"/>
        </w:rPr>
        <w:t>URS-10</w:t>
      </w:r>
      <w:r w:rsidRPr="00BE7622">
        <w:rPr>
          <w:rFonts w:ascii="Times New Roman" w:hAnsi="Times New Roman" w:cs="Times New Roman"/>
          <w:i/>
          <w:iCs/>
          <w:sz w:val="28"/>
        </w:rPr>
        <w:t>)</w:t>
      </w:r>
    </w:p>
    <w:tbl>
      <w:tblPr>
        <w:tblStyle w:val="TableGrid"/>
        <w:tblW w:w="0" w:type="auto"/>
        <w:tblLook w:val="04A0" w:firstRow="1" w:lastRow="0" w:firstColumn="1" w:lastColumn="0" w:noHBand="0" w:noVBand="1"/>
      </w:tblPr>
      <w:tblGrid>
        <w:gridCol w:w="3652"/>
        <w:gridCol w:w="5590"/>
      </w:tblGrid>
      <w:tr w:rsidR="005D0362" w14:paraId="31C3C673" w14:textId="77777777" w:rsidTr="006125D2">
        <w:tc>
          <w:tcPr>
            <w:tcW w:w="3652" w:type="dxa"/>
          </w:tcPr>
          <w:p w14:paraId="3222725A" w14:textId="77777777" w:rsidR="005D0362" w:rsidRPr="002055E3" w:rsidRDefault="005D0362" w:rsidP="006125D2">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6E89A675" w14:textId="77777777" w:rsidR="005D0362" w:rsidRPr="002055E3" w:rsidRDefault="005D0362" w:rsidP="006125D2">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UC-1</w:t>
            </w:r>
            <w:r w:rsidR="00424F93">
              <w:rPr>
                <w:rFonts w:ascii="Times New Roman" w:hAnsi="Times New Roman" w:cs="Times New Roman"/>
                <w:noProof/>
                <w:sz w:val="26"/>
                <w:szCs w:val="26"/>
              </w:rPr>
              <w:t>0</w:t>
            </w:r>
          </w:p>
        </w:tc>
      </w:tr>
      <w:tr w:rsidR="005D0362" w14:paraId="52C9ACEA" w14:textId="77777777" w:rsidTr="006125D2">
        <w:tc>
          <w:tcPr>
            <w:tcW w:w="3652" w:type="dxa"/>
          </w:tcPr>
          <w:p w14:paraId="3EA0EBA4" w14:textId="77777777" w:rsidR="005D0362" w:rsidRPr="002055E3" w:rsidRDefault="005D0362"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3E7CBF74" w14:textId="77777777" w:rsidR="005D0362" w:rsidRPr="000D0ABB" w:rsidRDefault="005D0362" w:rsidP="005D0362">
            <w:pPr>
              <w:spacing w:after="100" w:afterAutospacing="1"/>
              <w:rPr>
                <w:rFonts w:ascii="Times New Roman" w:hAnsi="Times New Roman" w:cs="Times New Roman"/>
                <w:noProof/>
                <w:sz w:val="26"/>
                <w:szCs w:val="26"/>
              </w:rPr>
            </w:pPr>
            <w:r w:rsidRPr="009011C9">
              <w:rPr>
                <w:rFonts w:ascii="Times New Roman" w:hAnsi="Times New Roman" w:cs="Times New Roman"/>
                <w:sz w:val="28"/>
              </w:rPr>
              <w:t xml:space="preserve">The driver can </w:t>
            </w:r>
            <w:r>
              <w:rPr>
                <w:rFonts w:ascii="Times New Roman" w:hAnsi="Times New Roman" w:cs="Times New Roman"/>
                <w:sz w:val="28"/>
              </w:rPr>
              <w:t>register to the system</w:t>
            </w:r>
          </w:p>
        </w:tc>
      </w:tr>
      <w:tr w:rsidR="005D0362" w14:paraId="2AA4B438" w14:textId="77777777" w:rsidTr="006125D2">
        <w:tc>
          <w:tcPr>
            <w:tcW w:w="3652" w:type="dxa"/>
          </w:tcPr>
          <w:p w14:paraId="1DFB7CCE" w14:textId="77777777" w:rsidR="005D0362" w:rsidRPr="002055E3" w:rsidRDefault="005D0362"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53EF9E9C" w14:textId="77777777" w:rsidR="005D0362" w:rsidRPr="002055E3" w:rsidRDefault="005D0362" w:rsidP="006125D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Driver</w:t>
            </w:r>
          </w:p>
        </w:tc>
      </w:tr>
      <w:tr w:rsidR="005D0362" w14:paraId="1C2A1B7D" w14:textId="77777777" w:rsidTr="006125D2">
        <w:tc>
          <w:tcPr>
            <w:tcW w:w="3652" w:type="dxa"/>
          </w:tcPr>
          <w:p w14:paraId="0BA29141" w14:textId="77777777" w:rsidR="005D0362" w:rsidRPr="002055E3" w:rsidRDefault="005D0362"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lastRenderedPageBreak/>
              <w:t>Description:</w:t>
            </w:r>
          </w:p>
        </w:tc>
        <w:tc>
          <w:tcPr>
            <w:tcW w:w="5590" w:type="dxa"/>
          </w:tcPr>
          <w:p w14:paraId="76AB13F8" w14:textId="77777777" w:rsidR="005D0362" w:rsidRPr="002055E3" w:rsidRDefault="00DC4A42" w:rsidP="005D036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Driver</w:t>
            </w:r>
            <w:r w:rsidR="005D0362">
              <w:rPr>
                <w:rFonts w:ascii="Times New Roman" w:hAnsi="Times New Roman" w:cs="Times New Roman"/>
                <w:noProof/>
                <w:sz w:val="26"/>
                <w:szCs w:val="26"/>
              </w:rPr>
              <w:t xml:space="preserve"> can register themself as a ‘Red taxi driver’.</w:t>
            </w:r>
          </w:p>
        </w:tc>
      </w:tr>
      <w:tr w:rsidR="005D0362" w14:paraId="40F7F78D" w14:textId="77777777" w:rsidTr="006125D2">
        <w:tc>
          <w:tcPr>
            <w:tcW w:w="3652" w:type="dxa"/>
          </w:tcPr>
          <w:p w14:paraId="166D50C5" w14:textId="77777777" w:rsidR="005D0362" w:rsidRPr="002055E3" w:rsidRDefault="005D0362"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7AC05E8B" w14:textId="77777777" w:rsidR="005D0362" w:rsidRPr="002055E3" w:rsidRDefault="00DC4A42" w:rsidP="00DC4A42">
            <w:pPr>
              <w:rPr>
                <w:rFonts w:ascii="Times New Roman" w:hAnsi="Times New Roman" w:cs="Times New Roman"/>
                <w:noProof/>
                <w:sz w:val="26"/>
                <w:szCs w:val="26"/>
              </w:rPr>
            </w:pPr>
            <w:r w:rsidRPr="00DC4A42">
              <w:rPr>
                <w:rFonts w:ascii="Times New Roman" w:hAnsi="Times New Roman" w:cs="Times New Roman"/>
                <w:noProof/>
                <w:sz w:val="26"/>
                <w:szCs w:val="26"/>
              </w:rPr>
              <w:t>Driver click on the register button when starting the application.</w:t>
            </w:r>
          </w:p>
        </w:tc>
      </w:tr>
      <w:tr w:rsidR="005D0362" w14:paraId="402B3A79" w14:textId="77777777" w:rsidTr="006125D2">
        <w:tc>
          <w:tcPr>
            <w:tcW w:w="3652" w:type="dxa"/>
          </w:tcPr>
          <w:p w14:paraId="03E0BC36" w14:textId="77777777" w:rsidR="005D0362" w:rsidRPr="002055E3" w:rsidRDefault="005D0362"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5FA10AE1" w14:textId="77777777" w:rsidR="005D0362" w:rsidRPr="002055E3" w:rsidRDefault="005D0362" w:rsidP="006125D2">
            <w:pPr>
              <w:rPr>
                <w:rFonts w:ascii="Times New Roman" w:hAnsi="Times New Roman" w:cs="Times New Roman"/>
                <w:noProof/>
                <w:sz w:val="26"/>
                <w:szCs w:val="26"/>
              </w:rPr>
            </w:pPr>
            <w:r>
              <w:rPr>
                <w:rFonts w:ascii="Times New Roman" w:hAnsi="Times New Roman" w:cs="Times New Roman"/>
                <w:noProof/>
                <w:sz w:val="26"/>
                <w:szCs w:val="26"/>
              </w:rPr>
              <w:t>N/A</w:t>
            </w:r>
          </w:p>
        </w:tc>
      </w:tr>
      <w:tr w:rsidR="005E7F2F" w14:paraId="79B9B024" w14:textId="77777777" w:rsidTr="006125D2">
        <w:tc>
          <w:tcPr>
            <w:tcW w:w="3652" w:type="dxa"/>
          </w:tcPr>
          <w:p w14:paraId="556EFA8A" w14:textId="77777777" w:rsidR="005E7F2F" w:rsidRPr="002055E3" w:rsidRDefault="005E7F2F" w:rsidP="005E7F2F">
            <w:pPr>
              <w:tabs>
                <w:tab w:val="left" w:pos="2736"/>
              </w:tabs>
              <w:spacing w:after="100" w:afterAutospacing="1"/>
              <w:rPr>
                <w:rFonts w:ascii="Times New Roman" w:hAnsi="Times New Roman" w:cs="Times New Roman"/>
                <w:noProof/>
                <w:sz w:val="26"/>
                <w:szCs w:val="26"/>
              </w:rPr>
            </w:pPr>
            <w:r>
              <w:rPr>
                <w:rFonts w:ascii="Times New Roman" w:hAnsi="Times New Roman" w:cs="Times New Roman"/>
                <w:noProof/>
                <w:sz w:val="26"/>
                <w:szCs w:val="26"/>
              </w:rPr>
              <w:t>Post-conditions:</w:t>
            </w:r>
          </w:p>
        </w:tc>
        <w:tc>
          <w:tcPr>
            <w:tcW w:w="5590" w:type="dxa"/>
          </w:tcPr>
          <w:p w14:paraId="1D8E5E05" w14:textId="77777777" w:rsidR="005E7F2F" w:rsidRDefault="00DC4A42" w:rsidP="006125D2">
            <w:pPr>
              <w:rPr>
                <w:rFonts w:ascii="Times New Roman" w:hAnsi="Times New Roman" w:cs="Times New Roman"/>
                <w:noProof/>
                <w:sz w:val="26"/>
                <w:szCs w:val="26"/>
              </w:rPr>
            </w:pPr>
            <w:r>
              <w:rPr>
                <w:rFonts w:ascii="Times New Roman" w:hAnsi="Times New Roman" w:cs="Times New Roman"/>
                <w:noProof/>
                <w:sz w:val="26"/>
                <w:szCs w:val="26"/>
              </w:rPr>
              <w:t>The driver can log into the system.</w:t>
            </w:r>
            <w:r w:rsidR="00B16BF5">
              <w:rPr>
                <w:rFonts w:ascii="Times New Roman" w:hAnsi="Times New Roman" w:cs="Times New Roman"/>
                <w:noProof/>
                <w:sz w:val="26"/>
                <w:szCs w:val="26"/>
              </w:rPr>
              <w:t xml:space="preserve"> (UC-11)</w:t>
            </w:r>
          </w:p>
        </w:tc>
      </w:tr>
      <w:tr w:rsidR="005D0362" w14:paraId="5F06466E" w14:textId="77777777" w:rsidTr="006125D2">
        <w:tc>
          <w:tcPr>
            <w:tcW w:w="3652" w:type="dxa"/>
          </w:tcPr>
          <w:p w14:paraId="63A75C79" w14:textId="77777777" w:rsidR="005D0362" w:rsidRPr="002055E3" w:rsidRDefault="005D0362"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2693707D" w14:textId="77777777" w:rsidR="005D0362" w:rsidRDefault="005D0362" w:rsidP="005D0362">
            <w:pPr>
              <w:pStyle w:val="ListParagraph"/>
              <w:numPr>
                <w:ilvl w:val="0"/>
                <w:numId w:val="10"/>
              </w:numPr>
              <w:rPr>
                <w:rFonts w:ascii="Times New Roman" w:hAnsi="Times New Roman" w:cs="Times New Roman"/>
                <w:noProof/>
                <w:sz w:val="26"/>
                <w:szCs w:val="26"/>
              </w:rPr>
            </w:pPr>
            <w:r>
              <w:rPr>
                <w:rFonts w:ascii="Times New Roman" w:hAnsi="Times New Roman" w:cs="Times New Roman"/>
                <w:noProof/>
                <w:sz w:val="26"/>
                <w:szCs w:val="26"/>
              </w:rPr>
              <w:t>Driver click on the register button</w:t>
            </w:r>
            <w:r w:rsidR="00DC4A42">
              <w:rPr>
                <w:rFonts w:ascii="Times New Roman" w:hAnsi="Times New Roman" w:cs="Times New Roman"/>
                <w:noProof/>
                <w:sz w:val="26"/>
                <w:szCs w:val="26"/>
              </w:rPr>
              <w:t xml:space="preserve"> when starting the application</w:t>
            </w:r>
            <w:r>
              <w:rPr>
                <w:rFonts w:ascii="Times New Roman" w:hAnsi="Times New Roman" w:cs="Times New Roman"/>
                <w:noProof/>
                <w:sz w:val="26"/>
                <w:szCs w:val="26"/>
              </w:rPr>
              <w:t>.</w:t>
            </w:r>
          </w:p>
          <w:p w14:paraId="014F3FC9" w14:textId="77777777" w:rsidR="005D0362" w:rsidRDefault="005D0362" w:rsidP="005D0362">
            <w:pPr>
              <w:pStyle w:val="ListParagraph"/>
              <w:numPr>
                <w:ilvl w:val="0"/>
                <w:numId w:val="10"/>
              </w:numPr>
              <w:rPr>
                <w:rFonts w:ascii="Times New Roman" w:hAnsi="Times New Roman" w:cs="Times New Roman"/>
                <w:noProof/>
                <w:sz w:val="26"/>
                <w:szCs w:val="26"/>
              </w:rPr>
            </w:pPr>
            <w:r>
              <w:rPr>
                <w:rFonts w:ascii="Times New Roman" w:hAnsi="Times New Roman" w:cs="Times New Roman"/>
                <w:noProof/>
                <w:sz w:val="26"/>
                <w:szCs w:val="26"/>
              </w:rPr>
              <w:t>The system displays the registration form.</w:t>
            </w:r>
          </w:p>
          <w:p w14:paraId="584EA35D" w14:textId="77777777" w:rsidR="005D0362" w:rsidRDefault="005D0362" w:rsidP="005D0362">
            <w:pPr>
              <w:pStyle w:val="ListParagraph"/>
              <w:numPr>
                <w:ilvl w:val="0"/>
                <w:numId w:val="10"/>
              </w:numPr>
              <w:rPr>
                <w:rFonts w:ascii="Times New Roman" w:hAnsi="Times New Roman" w:cs="Times New Roman"/>
                <w:noProof/>
                <w:sz w:val="26"/>
                <w:szCs w:val="26"/>
              </w:rPr>
            </w:pPr>
            <w:r>
              <w:rPr>
                <w:rFonts w:ascii="Times New Roman" w:hAnsi="Times New Roman" w:cs="Times New Roman"/>
                <w:noProof/>
                <w:sz w:val="26"/>
                <w:szCs w:val="26"/>
              </w:rPr>
              <w:t xml:space="preserve">Driver input </w:t>
            </w:r>
            <w:commentRangeStart w:id="112"/>
            <w:r>
              <w:rPr>
                <w:rFonts w:ascii="Times New Roman" w:hAnsi="Times New Roman" w:cs="Times New Roman"/>
                <w:noProof/>
                <w:sz w:val="26"/>
                <w:szCs w:val="26"/>
              </w:rPr>
              <w:t>their particulars.</w:t>
            </w:r>
            <w:commentRangeEnd w:id="112"/>
            <w:r w:rsidR="001B41DD">
              <w:rPr>
                <w:rStyle w:val="CommentReference"/>
              </w:rPr>
              <w:commentReference w:id="112"/>
            </w:r>
          </w:p>
          <w:p w14:paraId="5BDDFA1B" w14:textId="77777777" w:rsidR="005D0362" w:rsidRDefault="003A6E58" w:rsidP="005D0362">
            <w:pPr>
              <w:pStyle w:val="ListParagraph"/>
              <w:numPr>
                <w:ilvl w:val="0"/>
                <w:numId w:val="10"/>
              </w:numPr>
              <w:rPr>
                <w:rFonts w:ascii="Times New Roman" w:hAnsi="Times New Roman" w:cs="Times New Roman"/>
                <w:noProof/>
                <w:sz w:val="26"/>
                <w:szCs w:val="26"/>
              </w:rPr>
            </w:pPr>
            <w:commentRangeStart w:id="113"/>
            <w:r>
              <w:rPr>
                <w:rFonts w:ascii="Times New Roman" w:hAnsi="Times New Roman" w:cs="Times New Roman"/>
                <w:noProof/>
                <w:sz w:val="26"/>
                <w:szCs w:val="26"/>
              </w:rPr>
              <w:t>Registration validation (to ensure no duplication).</w:t>
            </w:r>
            <w:commentRangeEnd w:id="113"/>
            <w:r w:rsidR="001B41DD">
              <w:rPr>
                <w:rStyle w:val="CommentReference"/>
              </w:rPr>
              <w:commentReference w:id="113"/>
            </w:r>
          </w:p>
          <w:p w14:paraId="6DD0C282" w14:textId="77777777" w:rsidR="003A6E58" w:rsidRDefault="003A6E58" w:rsidP="005D0362">
            <w:pPr>
              <w:pStyle w:val="ListParagraph"/>
              <w:numPr>
                <w:ilvl w:val="0"/>
                <w:numId w:val="10"/>
              </w:numPr>
              <w:rPr>
                <w:rFonts w:ascii="Times New Roman" w:hAnsi="Times New Roman" w:cs="Times New Roman"/>
                <w:noProof/>
                <w:sz w:val="26"/>
                <w:szCs w:val="26"/>
              </w:rPr>
            </w:pPr>
            <w:r>
              <w:rPr>
                <w:rFonts w:ascii="Times New Roman" w:hAnsi="Times New Roman" w:cs="Times New Roman"/>
                <w:noProof/>
                <w:sz w:val="26"/>
                <w:szCs w:val="26"/>
              </w:rPr>
              <w:t>The system creates the new user in the database and displays the</w:t>
            </w:r>
            <w:r w:rsidR="00DC4A42">
              <w:rPr>
                <w:rFonts w:ascii="Times New Roman" w:hAnsi="Times New Roman" w:cs="Times New Roman"/>
                <w:noProof/>
                <w:sz w:val="26"/>
                <w:szCs w:val="26"/>
              </w:rPr>
              <w:t>”</w:t>
            </w:r>
            <w:r>
              <w:rPr>
                <w:rFonts w:ascii="Times New Roman" w:hAnsi="Times New Roman" w:cs="Times New Roman"/>
                <w:noProof/>
                <w:sz w:val="26"/>
                <w:szCs w:val="26"/>
              </w:rPr>
              <w:t xml:space="preserve"> registration successful</w:t>
            </w:r>
            <w:r w:rsidR="00DC4A42">
              <w:rPr>
                <w:rFonts w:ascii="Times New Roman" w:hAnsi="Times New Roman" w:cs="Times New Roman"/>
                <w:noProof/>
                <w:sz w:val="26"/>
                <w:szCs w:val="26"/>
              </w:rPr>
              <w:t>”</w:t>
            </w:r>
            <w:r>
              <w:rPr>
                <w:rFonts w:ascii="Times New Roman" w:hAnsi="Times New Roman" w:cs="Times New Roman"/>
                <w:noProof/>
                <w:sz w:val="26"/>
                <w:szCs w:val="26"/>
              </w:rPr>
              <w:t xml:space="preserve"> message.</w:t>
            </w:r>
          </w:p>
          <w:p w14:paraId="7CC2FA39" w14:textId="77777777" w:rsidR="003A6E58" w:rsidRPr="007A3FB2" w:rsidRDefault="003A6E58" w:rsidP="005D0362">
            <w:pPr>
              <w:pStyle w:val="ListParagraph"/>
              <w:numPr>
                <w:ilvl w:val="0"/>
                <w:numId w:val="10"/>
              </w:numPr>
              <w:rPr>
                <w:rFonts w:ascii="Times New Roman" w:hAnsi="Times New Roman" w:cs="Times New Roman"/>
                <w:noProof/>
                <w:sz w:val="26"/>
                <w:szCs w:val="26"/>
              </w:rPr>
            </w:pPr>
            <w:r>
              <w:rPr>
                <w:rFonts w:ascii="Times New Roman" w:hAnsi="Times New Roman" w:cs="Times New Roman"/>
                <w:noProof/>
                <w:sz w:val="26"/>
                <w:szCs w:val="26"/>
              </w:rPr>
              <w:t>The system displays the log in page.</w:t>
            </w:r>
          </w:p>
        </w:tc>
      </w:tr>
      <w:tr w:rsidR="005D0362" w14:paraId="3AC68136" w14:textId="77777777" w:rsidTr="006125D2">
        <w:tc>
          <w:tcPr>
            <w:tcW w:w="3652" w:type="dxa"/>
          </w:tcPr>
          <w:p w14:paraId="0EC8CF31" w14:textId="77777777" w:rsidR="005D0362" w:rsidRPr="002055E3" w:rsidRDefault="005D0362"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Alternative Flows:</w:t>
            </w:r>
          </w:p>
        </w:tc>
        <w:tc>
          <w:tcPr>
            <w:tcW w:w="5590" w:type="dxa"/>
          </w:tcPr>
          <w:p w14:paraId="48C14D7D" w14:textId="77777777" w:rsidR="005D0362" w:rsidRPr="002055E3" w:rsidRDefault="005D0362" w:rsidP="006125D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N/A</w:t>
            </w:r>
          </w:p>
        </w:tc>
      </w:tr>
      <w:tr w:rsidR="005D0362" w14:paraId="3FE9A1ED" w14:textId="77777777" w:rsidTr="006125D2">
        <w:tc>
          <w:tcPr>
            <w:tcW w:w="3652" w:type="dxa"/>
          </w:tcPr>
          <w:p w14:paraId="6C57D56C" w14:textId="77777777" w:rsidR="005D0362" w:rsidRPr="002055E3" w:rsidRDefault="005D0362"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00A38427" w14:textId="77777777" w:rsidR="005D0362" w:rsidRDefault="00DC4A42" w:rsidP="003A6E58">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4A</w:t>
            </w:r>
            <w:r w:rsidR="003A6E58">
              <w:rPr>
                <w:rFonts w:ascii="Times New Roman" w:hAnsi="Times New Roman" w:cs="Times New Roman"/>
                <w:noProof/>
                <w:sz w:val="26"/>
                <w:szCs w:val="26"/>
              </w:rPr>
              <w:t xml:space="preserve"> If driver inputs wrong format, the system will notify ‘Wrong format!’ The driver can redo the 3</w:t>
            </w:r>
            <w:r w:rsidR="003A6E58" w:rsidRPr="003A6E58">
              <w:rPr>
                <w:rFonts w:ascii="Times New Roman" w:hAnsi="Times New Roman" w:cs="Times New Roman"/>
                <w:noProof/>
                <w:sz w:val="26"/>
                <w:szCs w:val="26"/>
                <w:vertAlign w:val="superscript"/>
              </w:rPr>
              <w:t>rd</w:t>
            </w:r>
            <w:r w:rsidR="003A6E58">
              <w:rPr>
                <w:rFonts w:ascii="Times New Roman" w:hAnsi="Times New Roman" w:cs="Times New Roman"/>
                <w:noProof/>
                <w:sz w:val="26"/>
                <w:szCs w:val="26"/>
              </w:rPr>
              <w:t xml:space="preserve"> step again. </w:t>
            </w:r>
          </w:p>
          <w:p w14:paraId="1C117FA5" w14:textId="77777777" w:rsidR="003A6E58" w:rsidRDefault="003A6E58" w:rsidP="003A6E58">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4</w:t>
            </w:r>
            <w:r w:rsidR="00DC4A42">
              <w:rPr>
                <w:rFonts w:ascii="Times New Roman" w:hAnsi="Times New Roman" w:cs="Times New Roman"/>
                <w:noProof/>
                <w:sz w:val="26"/>
                <w:szCs w:val="26"/>
              </w:rPr>
              <w:t>B</w:t>
            </w:r>
            <w:r>
              <w:rPr>
                <w:rFonts w:ascii="Times New Roman" w:hAnsi="Times New Roman" w:cs="Times New Roman"/>
                <w:noProof/>
                <w:sz w:val="26"/>
                <w:szCs w:val="26"/>
              </w:rPr>
              <w:t xml:space="preserve"> If driver inputs an existing username, the system will notify, ‘</w:t>
            </w:r>
            <w:r w:rsidR="006A78BF">
              <w:rPr>
                <w:rFonts w:ascii="Times New Roman" w:hAnsi="Times New Roman" w:cs="Times New Roman"/>
                <w:noProof/>
                <w:sz w:val="26"/>
                <w:szCs w:val="26"/>
              </w:rPr>
              <w:t>This username already exists.</w:t>
            </w:r>
            <w:r>
              <w:rPr>
                <w:rFonts w:ascii="Times New Roman" w:hAnsi="Times New Roman" w:cs="Times New Roman"/>
                <w:noProof/>
                <w:sz w:val="26"/>
                <w:szCs w:val="26"/>
              </w:rPr>
              <w:t>’ The driver can redo the 3</w:t>
            </w:r>
            <w:r w:rsidRPr="003A6E58">
              <w:rPr>
                <w:rFonts w:ascii="Times New Roman" w:hAnsi="Times New Roman" w:cs="Times New Roman"/>
                <w:noProof/>
                <w:sz w:val="26"/>
                <w:szCs w:val="26"/>
                <w:vertAlign w:val="superscript"/>
              </w:rPr>
              <w:t>rd</w:t>
            </w:r>
            <w:r>
              <w:rPr>
                <w:rFonts w:ascii="Times New Roman" w:hAnsi="Times New Roman" w:cs="Times New Roman"/>
                <w:noProof/>
                <w:sz w:val="26"/>
                <w:szCs w:val="26"/>
              </w:rPr>
              <w:t xml:space="preserve"> step again. </w:t>
            </w:r>
          </w:p>
          <w:p w14:paraId="665AAE9D" w14:textId="77777777" w:rsidR="006A78BF" w:rsidRPr="00A25E9A" w:rsidRDefault="003A6E58" w:rsidP="006A78BF">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4</w:t>
            </w:r>
            <w:r w:rsidR="00DC4A42">
              <w:rPr>
                <w:rFonts w:ascii="Times New Roman" w:hAnsi="Times New Roman" w:cs="Times New Roman"/>
                <w:noProof/>
                <w:sz w:val="26"/>
                <w:szCs w:val="26"/>
              </w:rPr>
              <w:t>C</w:t>
            </w:r>
            <w:r w:rsidR="006A78BF">
              <w:rPr>
                <w:rFonts w:ascii="Times New Roman" w:hAnsi="Times New Roman" w:cs="Times New Roman"/>
                <w:noProof/>
                <w:sz w:val="26"/>
                <w:szCs w:val="26"/>
              </w:rPr>
              <w:t xml:space="preserve"> If the driver inputs an existing license ID, the system will notify, ‘This license ID already exists.’The driver can redo the 3</w:t>
            </w:r>
            <w:r w:rsidR="006A78BF" w:rsidRPr="003A6E58">
              <w:rPr>
                <w:rFonts w:ascii="Times New Roman" w:hAnsi="Times New Roman" w:cs="Times New Roman"/>
                <w:noProof/>
                <w:sz w:val="26"/>
                <w:szCs w:val="26"/>
                <w:vertAlign w:val="superscript"/>
              </w:rPr>
              <w:t>rd</w:t>
            </w:r>
            <w:r w:rsidR="006A78BF">
              <w:rPr>
                <w:rFonts w:ascii="Times New Roman" w:hAnsi="Times New Roman" w:cs="Times New Roman"/>
                <w:noProof/>
                <w:sz w:val="26"/>
                <w:szCs w:val="26"/>
              </w:rPr>
              <w:t xml:space="preserve"> step again.</w:t>
            </w:r>
          </w:p>
        </w:tc>
      </w:tr>
      <w:tr w:rsidR="005D0362" w14:paraId="4BD798D4" w14:textId="77777777" w:rsidTr="006125D2">
        <w:tc>
          <w:tcPr>
            <w:tcW w:w="3652" w:type="dxa"/>
          </w:tcPr>
          <w:p w14:paraId="00F5DE03" w14:textId="77777777" w:rsidR="005D0362" w:rsidRPr="002055E3" w:rsidRDefault="005D0362"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7352D58E" w14:textId="77777777" w:rsidR="005D0362" w:rsidRPr="002055E3" w:rsidRDefault="005D0362" w:rsidP="006125D2">
            <w:pPr>
              <w:spacing w:after="100" w:afterAutospacing="1"/>
              <w:rPr>
                <w:rFonts w:ascii="Times New Roman" w:hAnsi="Times New Roman" w:cs="Times New Roman"/>
                <w:noProof/>
                <w:sz w:val="26"/>
                <w:szCs w:val="26"/>
              </w:rPr>
            </w:pPr>
          </w:p>
        </w:tc>
      </w:tr>
      <w:tr w:rsidR="005D0362" w14:paraId="7B9C4F84" w14:textId="77777777" w:rsidTr="006125D2">
        <w:tc>
          <w:tcPr>
            <w:tcW w:w="3652" w:type="dxa"/>
          </w:tcPr>
          <w:p w14:paraId="290EE624" w14:textId="77777777" w:rsidR="005D0362" w:rsidRPr="002055E3" w:rsidRDefault="005D0362"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3B9FC6D9" w14:textId="77777777" w:rsidR="005D0362" w:rsidRPr="002055E3" w:rsidRDefault="005D0362" w:rsidP="006125D2">
            <w:pPr>
              <w:spacing w:after="100" w:afterAutospacing="1"/>
              <w:rPr>
                <w:rFonts w:ascii="Times New Roman" w:hAnsi="Times New Roman" w:cs="Times New Roman"/>
                <w:noProof/>
                <w:sz w:val="26"/>
                <w:szCs w:val="26"/>
              </w:rPr>
            </w:pPr>
          </w:p>
        </w:tc>
      </w:tr>
    </w:tbl>
    <w:p w14:paraId="36A36F3E" w14:textId="77777777" w:rsidR="005D0362" w:rsidRDefault="005D0362" w:rsidP="005D0362">
      <w:pPr>
        <w:spacing w:after="100" w:afterAutospacing="1"/>
        <w:jc w:val="center"/>
        <w:rPr>
          <w:rFonts w:ascii="Times New Roman" w:hAnsi="Times New Roman" w:cs="Times New Roman"/>
          <w:i/>
          <w:iCs/>
          <w:noProof/>
          <w:sz w:val="28"/>
        </w:rPr>
      </w:pPr>
    </w:p>
    <w:p w14:paraId="36EF73C4" w14:textId="77777777" w:rsidR="006A78BF" w:rsidRPr="006A78BF" w:rsidRDefault="006A78BF" w:rsidP="006A78BF">
      <w:pPr>
        <w:spacing w:after="240"/>
        <w:rPr>
          <w:rFonts w:ascii="Times New Roman" w:hAnsi="Times New Roman" w:cs="Times New Roman"/>
          <w:b/>
          <w:bCs/>
          <w:noProof/>
          <w:sz w:val="28"/>
        </w:rPr>
      </w:pPr>
      <w:r>
        <w:rPr>
          <w:rFonts w:ascii="Times New Roman" w:hAnsi="Times New Roman" w:cs="Times New Roman"/>
          <w:b/>
          <w:bCs/>
          <w:sz w:val="28"/>
        </w:rPr>
        <w:t>UC-</w:t>
      </w:r>
      <w:r w:rsidR="00424F93">
        <w:rPr>
          <w:rFonts w:ascii="Times New Roman" w:hAnsi="Times New Roman" w:cs="Times New Roman"/>
          <w:b/>
          <w:bCs/>
          <w:sz w:val="28"/>
        </w:rPr>
        <w:t>10</w:t>
      </w:r>
      <w:r>
        <w:rPr>
          <w:rFonts w:ascii="Times New Roman" w:hAnsi="Times New Roman" w:cs="Times New Roman"/>
          <w:b/>
          <w:bCs/>
          <w:sz w:val="28"/>
        </w:rPr>
        <w:t xml:space="preserve"> </w:t>
      </w:r>
      <w:proofErr w:type="gramStart"/>
      <w:r w:rsidRPr="006A78BF">
        <w:rPr>
          <w:rFonts w:ascii="Times New Roman" w:hAnsi="Times New Roman" w:cs="Times New Roman"/>
          <w:b/>
          <w:bCs/>
          <w:sz w:val="28"/>
        </w:rPr>
        <w:t>The</w:t>
      </w:r>
      <w:proofErr w:type="gramEnd"/>
      <w:r w:rsidRPr="006A78BF">
        <w:rPr>
          <w:rFonts w:ascii="Times New Roman" w:hAnsi="Times New Roman" w:cs="Times New Roman"/>
          <w:b/>
          <w:bCs/>
          <w:sz w:val="28"/>
        </w:rPr>
        <w:t xml:space="preserve"> driver can register to the system</w:t>
      </w:r>
      <w:r w:rsidRPr="006A78BF">
        <w:rPr>
          <w:rFonts w:ascii="Times New Roman" w:hAnsi="Times New Roman" w:cs="Times New Roman"/>
          <w:b/>
          <w:bCs/>
          <w:noProof/>
          <w:sz w:val="28"/>
        </w:rPr>
        <w:t>.</w:t>
      </w:r>
    </w:p>
    <w:p w14:paraId="1B3902AB" w14:textId="77777777" w:rsidR="006A78BF" w:rsidRPr="006A78BF" w:rsidRDefault="0068735F" w:rsidP="006A78BF">
      <w:pPr>
        <w:spacing w:after="240"/>
        <w:ind w:left="720"/>
        <w:rPr>
          <w:rFonts w:ascii="Times New Roman" w:hAnsi="Times New Roman" w:cs="Times New Roman"/>
          <w:b/>
          <w:bCs/>
          <w:noProof/>
          <w:sz w:val="32"/>
          <w:szCs w:val="32"/>
        </w:rPr>
      </w:pPr>
      <w:r w:rsidRPr="005D0362">
        <w:rPr>
          <w:rFonts w:ascii="Times New Roman" w:hAnsi="Times New Roman" w:cs="Times New Roman"/>
          <w:b/>
          <w:bCs/>
          <w:noProof/>
          <w:sz w:val="28"/>
        </w:rPr>
        <w:t>Introduction:</w:t>
      </w:r>
      <w:r>
        <w:rPr>
          <w:rFonts w:ascii="Times New Roman" w:hAnsi="Times New Roman" w:cs="Times New Roman"/>
          <w:noProof/>
          <w:sz w:val="28"/>
        </w:rPr>
        <w:t xml:space="preserve"> </w:t>
      </w:r>
      <w:r w:rsidR="006A78BF" w:rsidRPr="006A78BF">
        <w:rPr>
          <w:rFonts w:ascii="Times New Roman" w:hAnsi="Times New Roman" w:cs="Times New Roman"/>
          <w:noProof/>
          <w:sz w:val="28"/>
        </w:rPr>
        <w:t>In this use case the driver can register themself as a ‘Red taxi driver’.</w:t>
      </w:r>
    </w:p>
    <w:p w14:paraId="75281323" w14:textId="77777777" w:rsidR="006A78BF" w:rsidRPr="00496E2C" w:rsidRDefault="006A78BF" w:rsidP="006A78BF">
      <w:pPr>
        <w:spacing w:after="240"/>
        <w:ind w:left="720"/>
        <w:rPr>
          <w:rFonts w:ascii="Times New Roman" w:hAnsi="Times New Roman" w:cs="Times New Roman"/>
          <w:b/>
          <w:bCs/>
          <w:noProof/>
          <w:sz w:val="28"/>
        </w:rPr>
      </w:pPr>
      <w:r w:rsidRPr="00496E2C">
        <w:rPr>
          <w:rFonts w:ascii="Times New Roman" w:hAnsi="Times New Roman" w:cs="Times New Roman"/>
          <w:b/>
          <w:bCs/>
          <w:noProof/>
          <w:sz w:val="28"/>
        </w:rPr>
        <w:t xml:space="preserve">Input: </w:t>
      </w:r>
    </w:p>
    <w:tbl>
      <w:tblPr>
        <w:tblStyle w:val="TableGrid"/>
        <w:tblW w:w="0" w:type="auto"/>
        <w:tblLook w:val="04A0" w:firstRow="1" w:lastRow="0" w:firstColumn="1" w:lastColumn="0" w:noHBand="0" w:noVBand="1"/>
      </w:tblPr>
      <w:tblGrid>
        <w:gridCol w:w="3080"/>
        <w:gridCol w:w="3081"/>
        <w:gridCol w:w="3081"/>
      </w:tblGrid>
      <w:tr w:rsidR="006A78BF" w14:paraId="259E38EA" w14:textId="77777777" w:rsidTr="006125D2">
        <w:tc>
          <w:tcPr>
            <w:tcW w:w="3080" w:type="dxa"/>
          </w:tcPr>
          <w:p w14:paraId="1D732EB0" w14:textId="77777777" w:rsidR="006A78BF" w:rsidRPr="001855C7" w:rsidRDefault="006A78BF" w:rsidP="006125D2">
            <w:pPr>
              <w:jc w:val="center"/>
              <w:rPr>
                <w:rFonts w:ascii="Times New Roman" w:hAnsi="Times New Roman" w:cs="Times New Roman"/>
                <w:b/>
                <w:bCs/>
                <w:noProof/>
                <w:sz w:val="28"/>
              </w:rPr>
            </w:pPr>
            <w:r w:rsidRPr="001855C7">
              <w:rPr>
                <w:rFonts w:ascii="Times New Roman" w:hAnsi="Times New Roman" w:cs="Times New Roman"/>
                <w:b/>
                <w:bCs/>
                <w:noProof/>
                <w:sz w:val="28"/>
              </w:rPr>
              <w:t>Input</w:t>
            </w:r>
          </w:p>
        </w:tc>
        <w:tc>
          <w:tcPr>
            <w:tcW w:w="3081" w:type="dxa"/>
          </w:tcPr>
          <w:p w14:paraId="66D2CAE9" w14:textId="77777777" w:rsidR="006A78BF" w:rsidRPr="001855C7" w:rsidRDefault="006A78BF" w:rsidP="006125D2">
            <w:pPr>
              <w:jc w:val="center"/>
              <w:rPr>
                <w:rFonts w:ascii="Times New Roman" w:hAnsi="Times New Roman" w:cs="Times New Roman"/>
                <w:b/>
                <w:bCs/>
                <w:noProof/>
                <w:sz w:val="28"/>
              </w:rPr>
            </w:pPr>
            <w:r w:rsidRPr="001855C7">
              <w:rPr>
                <w:rFonts w:ascii="Times New Roman" w:hAnsi="Times New Roman" w:cs="Times New Roman"/>
                <w:b/>
                <w:bCs/>
                <w:noProof/>
                <w:sz w:val="28"/>
              </w:rPr>
              <w:t>Example</w:t>
            </w:r>
          </w:p>
        </w:tc>
        <w:tc>
          <w:tcPr>
            <w:tcW w:w="3081" w:type="dxa"/>
          </w:tcPr>
          <w:p w14:paraId="3FBF3698" w14:textId="77777777" w:rsidR="006A78BF" w:rsidRPr="001855C7" w:rsidRDefault="006A78BF" w:rsidP="006125D2">
            <w:pPr>
              <w:jc w:val="center"/>
              <w:rPr>
                <w:rFonts w:ascii="Times New Roman" w:hAnsi="Times New Roman" w:cs="Times New Roman"/>
                <w:b/>
                <w:bCs/>
                <w:noProof/>
                <w:sz w:val="28"/>
              </w:rPr>
            </w:pPr>
            <w:r w:rsidRPr="001855C7">
              <w:rPr>
                <w:rFonts w:ascii="Times New Roman" w:hAnsi="Times New Roman" w:cs="Times New Roman"/>
                <w:b/>
                <w:bCs/>
                <w:noProof/>
                <w:sz w:val="28"/>
              </w:rPr>
              <w:t>Note</w:t>
            </w:r>
          </w:p>
        </w:tc>
      </w:tr>
      <w:tr w:rsidR="006A78BF" w14:paraId="33BFD6B0" w14:textId="77777777" w:rsidTr="006125D2">
        <w:tc>
          <w:tcPr>
            <w:tcW w:w="3080" w:type="dxa"/>
          </w:tcPr>
          <w:p w14:paraId="41FA3EBA" w14:textId="77777777" w:rsidR="006A78BF" w:rsidRPr="001855C7" w:rsidRDefault="006A78BF" w:rsidP="006125D2">
            <w:pPr>
              <w:rPr>
                <w:rFonts w:ascii="Times New Roman" w:hAnsi="Times New Roman" w:cs="Times New Roman"/>
                <w:noProof/>
                <w:sz w:val="28"/>
              </w:rPr>
            </w:pPr>
            <w:r>
              <w:rPr>
                <w:rFonts w:ascii="Times New Roman" w:hAnsi="Times New Roman" w:cs="Times New Roman"/>
                <w:noProof/>
                <w:sz w:val="28"/>
              </w:rPr>
              <w:t>Username</w:t>
            </w:r>
          </w:p>
        </w:tc>
        <w:tc>
          <w:tcPr>
            <w:tcW w:w="3081" w:type="dxa"/>
          </w:tcPr>
          <w:p w14:paraId="3845379E" w14:textId="77777777" w:rsidR="006A78BF" w:rsidRPr="001855C7" w:rsidRDefault="006A78BF" w:rsidP="006125D2">
            <w:pPr>
              <w:rPr>
                <w:rFonts w:ascii="Times New Roman" w:hAnsi="Times New Roman" w:cs="Times New Roman"/>
                <w:noProof/>
                <w:sz w:val="28"/>
              </w:rPr>
            </w:pPr>
            <w:r>
              <w:rPr>
                <w:rFonts w:ascii="Times New Roman" w:hAnsi="Times New Roman" w:cs="Times New Roman"/>
                <w:noProof/>
                <w:sz w:val="28"/>
              </w:rPr>
              <w:t>Somchai99</w:t>
            </w:r>
          </w:p>
        </w:tc>
        <w:tc>
          <w:tcPr>
            <w:tcW w:w="3081" w:type="dxa"/>
          </w:tcPr>
          <w:p w14:paraId="52737E44" w14:textId="77777777" w:rsidR="006A78BF" w:rsidRPr="001855C7" w:rsidRDefault="006A78BF" w:rsidP="006125D2">
            <w:pPr>
              <w:rPr>
                <w:rFonts w:ascii="Times New Roman" w:hAnsi="Times New Roman" w:cs="Times New Roman"/>
                <w:noProof/>
                <w:sz w:val="28"/>
              </w:rPr>
            </w:pPr>
            <w:r>
              <w:rPr>
                <w:rFonts w:ascii="Times New Roman" w:hAnsi="Times New Roman" w:cs="Times New Roman"/>
                <w:noProof/>
                <w:sz w:val="28"/>
              </w:rPr>
              <w:t>Alphabet A-Z or Integer 0-9 The length is</w:t>
            </w:r>
            <w:r w:rsidR="0068735F">
              <w:rPr>
                <w:rFonts w:ascii="Times New Roman" w:hAnsi="Times New Roman" w:cs="Times New Roman"/>
                <w:noProof/>
                <w:sz w:val="28"/>
              </w:rPr>
              <w:t xml:space="preserve"> not more than 10</w:t>
            </w:r>
            <w:r>
              <w:rPr>
                <w:rFonts w:ascii="Times New Roman" w:hAnsi="Times New Roman" w:cs="Times New Roman"/>
                <w:noProof/>
                <w:sz w:val="28"/>
              </w:rPr>
              <w:t xml:space="preserve"> characters. </w:t>
            </w:r>
          </w:p>
        </w:tc>
      </w:tr>
      <w:tr w:rsidR="0068735F" w14:paraId="0B3A7971" w14:textId="77777777" w:rsidTr="006125D2">
        <w:tc>
          <w:tcPr>
            <w:tcW w:w="3080" w:type="dxa"/>
          </w:tcPr>
          <w:p w14:paraId="619BEB90" w14:textId="77777777" w:rsidR="0068735F" w:rsidRDefault="0068735F" w:rsidP="006125D2">
            <w:pPr>
              <w:rPr>
                <w:rFonts w:ascii="Times New Roman" w:hAnsi="Times New Roman" w:cs="Times New Roman"/>
                <w:noProof/>
                <w:sz w:val="28"/>
              </w:rPr>
            </w:pPr>
            <w:r>
              <w:rPr>
                <w:rFonts w:ascii="Times New Roman" w:hAnsi="Times New Roman" w:cs="Times New Roman"/>
                <w:noProof/>
                <w:sz w:val="28"/>
              </w:rPr>
              <w:t>Password</w:t>
            </w:r>
          </w:p>
        </w:tc>
        <w:tc>
          <w:tcPr>
            <w:tcW w:w="3081" w:type="dxa"/>
          </w:tcPr>
          <w:p w14:paraId="35A8D40C" w14:textId="77777777" w:rsidR="0068735F" w:rsidRDefault="0068735F" w:rsidP="006125D2">
            <w:pPr>
              <w:rPr>
                <w:rFonts w:ascii="Times New Roman" w:hAnsi="Times New Roman" w:cs="Times New Roman"/>
                <w:noProof/>
                <w:sz w:val="28"/>
              </w:rPr>
            </w:pPr>
            <w:r>
              <w:rPr>
                <w:rFonts w:ascii="Times New Roman" w:hAnsi="Times New Roman" w:cs="Times New Roman"/>
                <w:noProof/>
                <w:sz w:val="28"/>
              </w:rPr>
              <w:t>Love66</w:t>
            </w:r>
          </w:p>
        </w:tc>
        <w:tc>
          <w:tcPr>
            <w:tcW w:w="3081" w:type="dxa"/>
          </w:tcPr>
          <w:p w14:paraId="28DB96F2" w14:textId="77777777" w:rsidR="0068735F" w:rsidRDefault="0068735F" w:rsidP="0068735F">
            <w:pPr>
              <w:rPr>
                <w:rFonts w:ascii="Times New Roman" w:hAnsi="Times New Roman" w:cs="Times New Roman"/>
                <w:noProof/>
                <w:sz w:val="28"/>
              </w:rPr>
            </w:pPr>
            <w:r>
              <w:rPr>
                <w:rFonts w:ascii="Times New Roman" w:hAnsi="Times New Roman" w:cs="Times New Roman"/>
                <w:noProof/>
                <w:sz w:val="28"/>
              </w:rPr>
              <w:t>Alphabet A-Z or Integer 0-9 The length is 4-8 characters.</w:t>
            </w:r>
          </w:p>
        </w:tc>
      </w:tr>
      <w:tr w:rsidR="006A78BF" w14:paraId="74B6CF43" w14:textId="77777777" w:rsidTr="006125D2">
        <w:tc>
          <w:tcPr>
            <w:tcW w:w="3080" w:type="dxa"/>
          </w:tcPr>
          <w:p w14:paraId="5D518804" w14:textId="77777777" w:rsidR="006A78BF" w:rsidRDefault="006A78BF" w:rsidP="006125D2">
            <w:pPr>
              <w:rPr>
                <w:rFonts w:ascii="Times New Roman" w:hAnsi="Times New Roman" w:cs="Times New Roman"/>
                <w:noProof/>
                <w:sz w:val="28"/>
              </w:rPr>
            </w:pPr>
            <w:r>
              <w:rPr>
                <w:rFonts w:ascii="Times New Roman" w:hAnsi="Times New Roman" w:cs="Times New Roman"/>
                <w:noProof/>
                <w:sz w:val="28"/>
              </w:rPr>
              <w:lastRenderedPageBreak/>
              <w:t>Name</w:t>
            </w:r>
          </w:p>
        </w:tc>
        <w:tc>
          <w:tcPr>
            <w:tcW w:w="3081" w:type="dxa"/>
          </w:tcPr>
          <w:p w14:paraId="1BDBE27D" w14:textId="77777777" w:rsidR="006A78BF" w:rsidRDefault="006A78BF" w:rsidP="006125D2">
            <w:pPr>
              <w:rPr>
                <w:rFonts w:ascii="Times New Roman" w:hAnsi="Times New Roman" w:cs="Times New Roman"/>
                <w:noProof/>
                <w:sz w:val="28"/>
              </w:rPr>
            </w:pPr>
            <w:r>
              <w:rPr>
                <w:rFonts w:ascii="Times New Roman" w:hAnsi="Times New Roman" w:cs="Times New Roman"/>
                <w:noProof/>
                <w:sz w:val="28"/>
              </w:rPr>
              <w:t xml:space="preserve">Somchai </w:t>
            </w:r>
          </w:p>
        </w:tc>
        <w:tc>
          <w:tcPr>
            <w:tcW w:w="3081" w:type="dxa"/>
          </w:tcPr>
          <w:p w14:paraId="5D8C9180" w14:textId="77777777" w:rsidR="006A78BF" w:rsidRDefault="006A78BF" w:rsidP="006A78BF">
            <w:pPr>
              <w:rPr>
                <w:rFonts w:ascii="Times New Roman" w:hAnsi="Times New Roman" w:cs="Times New Roman"/>
                <w:noProof/>
                <w:sz w:val="28"/>
              </w:rPr>
            </w:pPr>
            <w:r>
              <w:rPr>
                <w:rFonts w:ascii="Times New Roman" w:hAnsi="Times New Roman" w:cs="Times New Roman"/>
                <w:noProof/>
                <w:sz w:val="28"/>
              </w:rPr>
              <w:t>Alphabet A-Z. The length is 20 characters.</w:t>
            </w:r>
          </w:p>
        </w:tc>
      </w:tr>
      <w:tr w:rsidR="006A78BF" w14:paraId="60377165" w14:textId="77777777" w:rsidTr="006125D2">
        <w:tc>
          <w:tcPr>
            <w:tcW w:w="3080" w:type="dxa"/>
          </w:tcPr>
          <w:p w14:paraId="243A2F88" w14:textId="77777777" w:rsidR="006A78BF" w:rsidRDefault="006A78BF" w:rsidP="006125D2">
            <w:pPr>
              <w:rPr>
                <w:rFonts w:ascii="Times New Roman" w:hAnsi="Times New Roman" w:cs="Times New Roman"/>
                <w:noProof/>
                <w:sz w:val="28"/>
              </w:rPr>
            </w:pPr>
            <w:r>
              <w:rPr>
                <w:rFonts w:ascii="Times New Roman" w:hAnsi="Times New Roman" w:cs="Times New Roman"/>
                <w:noProof/>
                <w:sz w:val="28"/>
              </w:rPr>
              <w:t>Last Name</w:t>
            </w:r>
          </w:p>
        </w:tc>
        <w:tc>
          <w:tcPr>
            <w:tcW w:w="3081" w:type="dxa"/>
          </w:tcPr>
          <w:p w14:paraId="673E475A" w14:textId="77777777" w:rsidR="006A78BF" w:rsidRDefault="006A78BF" w:rsidP="006125D2">
            <w:pPr>
              <w:rPr>
                <w:rFonts w:ascii="Times New Roman" w:hAnsi="Times New Roman" w:cs="Times New Roman"/>
                <w:noProof/>
                <w:sz w:val="28"/>
              </w:rPr>
            </w:pPr>
            <w:r>
              <w:rPr>
                <w:rFonts w:ascii="Times New Roman" w:hAnsi="Times New Roman" w:cs="Times New Roman"/>
                <w:noProof/>
                <w:sz w:val="28"/>
              </w:rPr>
              <w:t>Rakrian</w:t>
            </w:r>
          </w:p>
        </w:tc>
        <w:tc>
          <w:tcPr>
            <w:tcW w:w="3081" w:type="dxa"/>
          </w:tcPr>
          <w:p w14:paraId="5B442475" w14:textId="77777777" w:rsidR="006A78BF" w:rsidRDefault="006A78BF" w:rsidP="006125D2">
            <w:pPr>
              <w:rPr>
                <w:rFonts w:ascii="Times New Roman" w:hAnsi="Times New Roman" w:cs="Times New Roman"/>
                <w:noProof/>
                <w:sz w:val="28"/>
              </w:rPr>
            </w:pPr>
            <w:r>
              <w:rPr>
                <w:rFonts w:ascii="Times New Roman" w:hAnsi="Times New Roman" w:cs="Times New Roman"/>
                <w:noProof/>
                <w:sz w:val="28"/>
              </w:rPr>
              <w:t>Alphabet A-Z. The length is 20 characters.</w:t>
            </w:r>
          </w:p>
        </w:tc>
      </w:tr>
      <w:tr w:rsidR="006A78BF" w14:paraId="7FC1CE2F" w14:textId="77777777" w:rsidTr="006125D2">
        <w:tc>
          <w:tcPr>
            <w:tcW w:w="3080" w:type="dxa"/>
          </w:tcPr>
          <w:p w14:paraId="4A06282D" w14:textId="77777777" w:rsidR="006A78BF" w:rsidRDefault="006A78BF" w:rsidP="006125D2">
            <w:pPr>
              <w:rPr>
                <w:rFonts w:ascii="Times New Roman" w:hAnsi="Times New Roman" w:cs="Times New Roman"/>
                <w:noProof/>
                <w:sz w:val="28"/>
              </w:rPr>
            </w:pPr>
            <w:r>
              <w:rPr>
                <w:rFonts w:ascii="Times New Roman" w:hAnsi="Times New Roman" w:cs="Times New Roman"/>
                <w:noProof/>
                <w:sz w:val="28"/>
              </w:rPr>
              <w:t>License ID</w:t>
            </w:r>
          </w:p>
        </w:tc>
        <w:tc>
          <w:tcPr>
            <w:tcW w:w="3081" w:type="dxa"/>
          </w:tcPr>
          <w:p w14:paraId="6940232E" w14:textId="77777777" w:rsidR="006A78BF" w:rsidRPr="006A78BF" w:rsidRDefault="006A78BF" w:rsidP="006125D2">
            <w:pPr>
              <w:rPr>
                <w:rFonts w:ascii="Times New Roman" w:hAnsi="Times New Roman"/>
                <w:noProof/>
                <w:sz w:val="28"/>
              </w:rPr>
            </w:pPr>
            <w:r>
              <w:rPr>
                <w:rFonts w:ascii="Times New Roman" w:hAnsi="Times New Roman" w:hint="cs"/>
                <w:noProof/>
                <w:sz w:val="28"/>
                <w:cs/>
              </w:rPr>
              <w:t>กข</w:t>
            </w:r>
            <w:r>
              <w:rPr>
                <w:rFonts w:ascii="Times New Roman" w:hAnsi="Times New Roman"/>
                <w:noProof/>
                <w:sz w:val="28"/>
              </w:rPr>
              <w:t>5555</w:t>
            </w:r>
          </w:p>
        </w:tc>
        <w:tc>
          <w:tcPr>
            <w:tcW w:w="3081" w:type="dxa"/>
          </w:tcPr>
          <w:p w14:paraId="5C929DEF" w14:textId="77777777" w:rsidR="006A78BF" w:rsidRPr="006A78BF" w:rsidRDefault="006A78BF" w:rsidP="006125D2">
            <w:pPr>
              <w:rPr>
                <w:rFonts w:ascii="Times New Roman" w:hAnsi="Times New Roman"/>
                <w:noProof/>
                <w:sz w:val="28"/>
              </w:rPr>
            </w:pPr>
            <w:r>
              <w:rPr>
                <w:rFonts w:ascii="Times New Roman" w:hAnsi="Times New Roman" w:cs="Times New Roman"/>
                <w:noProof/>
                <w:sz w:val="28"/>
              </w:rPr>
              <w:t xml:space="preserve">Thai Alphabet. </w:t>
            </w:r>
            <w:r>
              <w:rPr>
                <w:rFonts w:ascii="Times New Roman" w:hAnsi="Times New Roman" w:hint="cs"/>
                <w:noProof/>
                <w:sz w:val="28"/>
                <w:cs/>
              </w:rPr>
              <w:t>ก</w:t>
            </w:r>
            <w:r>
              <w:rPr>
                <w:rFonts w:ascii="Times New Roman" w:hAnsi="Times New Roman"/>
                <w:noProof/>
                <w:sz w:val="28"/>
              </w:rPr>
              <w:t>-</w:t>
            </w:r>
            <w:r>
              <w:rPr>
                <w:rFonts w:ascii="Times New Roman" w:hAnsi="Times New Roman" w:hint="cs"/>
                <w:noProof/>
                <w:sz w:val="28"/>
                <w:cs/>
              </w:rPr>
              <w:t xml:space="preserve">ฮ </w:t>
            </w:r>
            <w:r>
              <w:rPr>
                <w:rFonts w:ascii="Times New Roman" w:hAnsi="Times New Roman"/>
                <w:noProof/>
                <w:sz w:val="28"/>
              </w:rPr>
              <w:t>and Integer 0-9. The length is 6 characters.</w:t>
            </w:r>
          </w:p>
        </w:tc>
      </w:tr>
      <w:tr w:rsidR="006A78BF" w14:paraId="416B331D" w14:textId="77777777" w:rsidTr="006125D2">
        <w:tc>
          <w:tcPr>
            <w:tcW w:w="3080" w:type="dxa"/>
          </w:tcPr>
          <w:p w14:paraId="490FE4A6" w14:textId="77777777" w:rsidR="006A78BF" w:rsidRDefault="006A78BF" w:rsidP="006A78BF">
            <w:pPr>
              <w:rPr>
                <w:rFonts w:ascii="Times New Roman" w:hAnsi="Times New Roman" w:cs="Times New Roman"/>
                <w:noProof/>
                <w:sz w:val="28"/>
              </w:rPr>
            </w:pPr>
            <w:r>
              <w:rPr>
                <w:rFonts w:ascii="Times New Roman" w:hAnsi="Times New Roman" w:cs="Times New Roman"/>
                <w:noProof/>
                <w:sz w:val="28"/>
              </w:rPr>
              <w:t>DriverPicture</w:t>
            </w:r>
          </w:p>
        </w:tc>
        <w:tc>
          <w:tcPr>
            <w:tcW w:w="3081" w:type="dxa"/>
          </w:tcPr>
          <w:p w14:paraId="01C38CA6" w14:textId="77777777" w:rsidR="006A78BF" w:rsidRDefault="006A78BF" w:rsidP="006125D2">
            <w:pPr>
              <w:rPr>
                <w:rFonts w:ascii="Times New Roman" w:hAnsi="Times New Roman"/>
                <w:noProof/>
                <w:sz w:val="28"/>
                <w:cs/>
              </w:rPr>
            </w:pPr>
            <w:r>
              <w:rPr>
                <w:rFonts w:ascii="Times New Roman" w:hAnsi="Times New Roman"/>
                <w:noProof/>
                <w:sz w:val="28"/>
              </w:rPr>
              <w:t>aa.jpg</w:t>
            </w:r>
          </w:p>
        </w:tc>
        <w:tc>
          <w:tcPr>
            <w:tcW w:w="3081" w:type="dxa"/>
          </w:tcPr>
          <w:p w14:paraId="45F775B3" w14:textId="77777777" w:rsidR="006A78BF" w:rsidRDefault="006A78BF" w:rsidP="006125D2">
            <w:pPr>
              <w:rPr>
                <w:rFonts w:ascii="Times New Roman" w:hAnsi="Times New Roman" w:cs="Times New Roman"/>
                <w:noProof/>
                <w:sz w:val="28"/>
              </w:rPr>
            </w:pPr>
            <w:r>
              <w:rPr>
                <w:rFonts w:ascii="Times New Roman" w:hAnsi="Times New Roman" w:cs="Times New Roman"/>
                <w:noProof/>
                <w:sz w:val="28"/>
              </w:rPr>
              <w:t>The image format should be in .jpg.</w:t>
            </w:r>
          </w:p>
        </w:tc>
      </w:tr>
    </w:tbl>
    <w:p w14:paraId="4894BD45" w14:textId="77777777" w:rsidR="006A78BF" w:rsidRDefault="006A78BF" w:rsidP="006A78BF">
      <w:pPr>
        <w:rPr>
          <w:rFonts w:ascii="Times New Roman" w:hAnsi="Times New Roman" w:cs="Times New Roman"/>
          <w:i/>
          <w:iCs/>
          <w:noProof/>
          <w:sz w:val="28"/>
        </w:rPr>
      </w:pPr>
    </w:p>
    <w:p w14:paraId="0D2DE2D3" w14:textId="77777777" w:rsidR="006A78BF" w:rsidRDefault="006A78BF" w:rsidP="006A78BF">
      <w:pPr>
        <w:ind w:firstLine="720"/>
        <w:rPr>
          <w:rFonts w:ascii="Times New Roman" w:hAnsi="Times New Roman" w:cs="Times New Roman"/>
          <w:b/>
          <w:bCs/>
          <w:noProof/>
          <w:sz w:val="28"/>
        </w:rPr>
      </w:pPr>
      <w:r w:rsidRPr="001855C7">
        <w:rPr>
          <w:rFonts w:ascii="Times New Roman" w:hAnsi="Times New Roman" w:cs="Times New Roman"/>
          <w:b/>
          <w:bCs/>
          <w:noProof/>
          <w:sz w:val="28"/>
        </w:rPr>
        <w:t>Action:</w:t>
      </w:r>
    </w:p>
    <w:p w14:paraId="34637B90" w14:textId="77777777" w:rsidR="006A78BF" w:rsidRDefault="006A78BF" w:rsidP="006A78BF">
      <w:pPr>
        <w:spacing w:after="100" w:afterAutospacing="1"/>
        <w:rPr>
          <w:rFonts w:ascii="Times New Roman" w:hAnsi="Times New Roman" w:cs="Times New Roman"/>
          <w:i/>
          <w:iCs/>
          <w:noProof/>
          <w:sz w:val="28"/>
        </w:rPr>
      </w:pPr>
    </w:p>
    <w:p w14:paraId="67882504" w14:textId="77777777" w:rsidR="006A78BF" w:rsidRPr="00BA1697" w:rsidRDefault="006A78BF" w:rsidP="006A78BF">
      <w:pPr>
        <w:ind w:left="720"/>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 xml:space="preserve">If successful, the system will </w:t>
      </w:r>
      <w:r>
        <w:rPr>
          <w:rFonts w:ascii="Times New Roman" w:hAnsi="Times New Roman" w:cs="Times New Roman"/>
          <w:noProof/>
          <w:sz w:val="28"/>
        </w:rPr>
        <w:t xml:space="preserve">display the messege that the </w:t>
      </w:r>
      <w:r w:rsidR="00055548">
        <w:rPr>
          <w:rFonts w:ascii="Times New Roman" w:hAnsi="Times New Roman" w:cs="Times New Roman"/>
          <w:noProof/>
          <w:sz w:val="28"/>
        </w:rPr>
        <w:t>registration is successful and display the log in page.</w:t>
      </w:r>
    </w:p>
    <w:p w14:paraId="6D010542" w14:textId="77777777" w:rsidR="006A78BF" w:rsidRPr="0023089D" w:rsidRDefault="0000052E" w:rsidP="006A78BF">
      <w:pPr>
        <w:ind w:firstLine="720"/>
        <w:rPr>
          <w:rFonts w:ascii="Times New Roman" w:hAnsi="Times New Roman" w:cs="Times New Roman"/>
          <w:b/>
          <w:bCs/>
          <w:noProof/>
          <w:sz w:val="28"/>
        </w:rPr>
      </w:pPr>
      <w:r>
        <w:rPr>
          <w:rFonts w:ascii="Times New Roman" w:hAnsi="Times New Roman" w:cs="Times New Roman"/>
          <w:b/>
          <w:bCs/>
          <w:noProof/>
          <w:sz w:val="28"/>
        </w:rPr>
        <w:br/>
      </w:r>
      <w:r w:rsidR="006A78BF" w:rsidRPr="001855C7">
        <w:rPr>
          <w:rFonts w:ascii="Times New Roman" w:hAnsi="Times New Roman" w:cs="Times New Roman"/>
          <w:b/>
          <w:bCs/>
          <w:noProof/>
          <w:sz w:val="28"/>
        </w:rPr>
        <w:t>System Requirement Specification</w:t>
      </w:r>
    </w:p>
    <w:p w14:paraId="5B33AA03" w14:textId="77777777" w:rsidR="00F8340C" w:rsidRPr="00F8340C" w:rsidRDefault="00F8340C" w:rsidP="00F8340C">
      <w:pPr>
        <w:spacing w:after="100" w:afterAutospacing="1"/>
        <w:ind w:firstLine="720"/>
        <w:rPr>
          <w:rFonts w:ascii="Times New Roman" w:hAnsi="Times New Roman" w:cs="Times New Roman"/>
          <w:b/>
          <w:bCs/>
          <w:sz w:val="28"/>
        </w:rPr>
      </w:pPr>
      <w:r w:rsidRPr="00F8340C">
        <w:rPr>
          <w:rFonts w:ascii="Times New Roman" w:hAnsi="Times New Roman" w:cs="Times New Roman"/>
          <w:b/>
          <w:bCs/>
          <w:sz w:val="28"/>
        </w:rPr>
        <w:t>SRS-23</w:t>
      </w:r>
      <w:r w:rsidR="0000052E">
        <w:rPr>
          <w:rFonts w:ascii="Times New Roman" w:hAnsi="Times New Roman" w:cs="Times New Roman"/>
          <w:sz w:val="28"/>
        </w:rPr>
        <w:t xml:space="preserve"> S</w:t>
      </w:r>
      <w:r w:rsidR="0000052E" w:rsidRPr="0000052E">
        <w:rPr>
          <w:rFonts w:ascii="Times New Roman" w:hAnsi="Times New Roman" w:cs="Times New Roman"/>
          <w:sz w:val="28"/>
        </w:rPr>
        <w:t xml:space="preserve">ystem displays the registration </w:t>
      </w:r>
      <w:r w:rsidRPr="0000052E">
        <w:rPr>
          <w:rFonts w:ascii="Times New Roman" w:hAnsi="Times New Roman" w:cs="Times New Roman"/>
          <w:sz w:val="28"/>
        </w:rPr>
        <w:t>form.</w:t>
      </w:r>
    </w:p>
    <w:p w14:paraId="680E2ACD" w14:textId="77777777" w:rsidR="00F8340C" w:rsidRPr="00F8340C" w:rsidRDefault="0000052E" w:rsidP="001C3DD1">
      <w:pPr>
        <w:spacing w:after="100" w:afterAutospacing="1"/>
        <w:ind w:left="720"/>
        <w:rPr>
          <w:rFonts w:ascii="Times New Roman" w:hAnsi="Times New Roman" w:cs="Times New Roman"/>
          <w:b/>
          <w:bCs/>
          <w:sz w:val="28"/>
        </w:rPr>
      </w:pPr>
      <w:r>
        <w:rPr>
          <w:rFonts w:ascii="Times New Roman" w:hAnsi="Times New Roman" w:cs="Times New Roman"/>
          <w:b/>
          <w:bCs/>
          <w:sz w:val="28"/>
        </w:rPr>
        <w:t xml:space="preserve">SRS-24 </w:t>
      </w:r>
      <w:r>
        <w:rPr>
          <w:rFonts w:ascii="Times New Roman" w:hAnsi="Times New Roman" w:cs="Times New Roman"/>
          <w:sz w:val="28"/>
        </w:rPr>
        <w:t>S</w:t>
      </w:r>
      <w:r w:rsidR="00F8340C" w:rsidRPr="0000052E">
        <w:rPr>
          <w:rFonts w:ascii="Times New Roman" w:hAnsi="Times New Roman" w:cs="Times New Roman"/>
          <w:sz w:val="28"/>
        </w:rPr>
        <w:t xml:space="preserve">ystem will notify ‘Wrong format!’ </w:t>
      </w:r>
      <w:ins w:id="114" w:author="rimi park" w:date="2014-05-19T12:45:00Z">
        <w:r w:rsidR="001B41DD">
          <w:rPr>
            <w:rFonts w:ascii="Times New Roman" w:hAnsi="Times New Roman" w:cs="Times New Roman"/>
            <w:sz w:val="28"/>
          </w:rPr>
          <w:t>i</w:t>
        </w:r>
      </w:ins>
      <w:del w:id="115" w:author="rimi park" w:date="2014-05-19T12:45:00Z">
        <w:r w:rsidR="00F8340C" w:rsidRPr="0000052E" w:rsidDel="001B41DD">
          <w:rPr>
            <w:rFonts w:ascii="Times New Roman" w:hAnsi="Times New Roman" w:cs="Times New Roman"/>
            <w:sz w:val="28"/>
          </w:rPr>
          <w:delText>I</w:delText>
        </w:r>
      </w:del>
      <w:r w:rsidR="00F8340C" w:rsidRPr="0000052E">
        <w:rPr>
          <w:rFonts w:ascii="Times New Roman" w:hAnsi="Times New Roman" w:cs="Times New Roman"/>
          <w:sz w:val="28"/>
        </w:rPr>
        <w:t xml:space="preserve">f </w:t>
      </w:r>
      <w:ins w:id="116" w:author="rimi park" w:date="2014-05-19T12:45:00Z">
        <w:r w:rsidR="001B41DD">
          <w:rPr>
            <w:rFonts w:ascii="Times New Roman" w:hAnsi="Times New Roman" w:cs="Times New Roman"/>
            <w:sz w:val="28"/>
          </w:rPr>
          <w:t xml:space="preserve">the </w:t>
        </w:r>
      </w:ins>
      <w:r w:rsidR="00F8340C" w:rsidRPr="0000052E">
        <w:rPr>
          <w:rFonts w:ascii="Times New Roman" w:hAnsi="Times New Roman" w:cs="Times New Roman"/>
          <w:sz w:val="28"/>
        </w:rPr>
        <w:t xml:space="preserve">driver inputs </w:t>
      </w:r>
      <w:r w:rsidR="001C3DD1" w:rsidRPr="0000052E">
        <w:rPr>
          <w:rFonts w:ascii="Times New Roman" w:hAnsi="Times New Roman" w:cs="Times New Roman"/>
          <w:sz w:val="28"/>
        </w:rPr>
        <w:t xml:space="preserve">the </w:t>
      </w:r>
      <w:r w:rsidR="00F8340C" w:rsidRPr="0000052E">
        <w:rPr>
          <w:rFonts w:ascii="Times New Roman" w:hAnsi="Times New Roman" w:cs="Times New Roman"/>
          <w:sz w:val="28"/>
        </w:rPr>
        <w:t>wrong format.</w:t>
      </w:r>
    </w:p>
    <w:p w14:paraId="028CE207" w14:textId="77777777" w:rsidR="00F8340C" w:rsidRPr="00F8340C" w:rsidRDefault="0000052E" w:rsidP="001C3DD1">
      <w:pPr>
        <w:spacing w:after="100" w:afterAutospacing="1"/>
        <w:ind w:left="720"/>
        <w:rPr>
          <w:rFonts w:ascii="Times New Roman" w:hAnsi="Times New Roman" w:cs="Times New Roman"/>
          <w:b/>
          <w:bCs/>
          <w:sz w:val="28"/>
        </w:rPr>
      </w:pPr>
      <w:r>
        <w:rPr>
          <w:rFonts w:ascii="Times New Roman" w:hAnsi="Times New Roman" w:cs="Times New Roman"/>
          <w:b/>
          <w:bCs/>
          <w:sz w:val="28"/>
        </w:rPr>
        <w:t>SRS-25</w:t>
      </w:r>
      <w:r w:rsidRPr="0000052E">
        <w:rPr>
          <w:rFonts w:ascii="Times New Roman" w:hAnsi="Times New Roman" w:cs="Times New Roman"/>
          <w:sz w:val="28"/>
        </w:rPr>
        <w:t xml:space="preserve"> </w:t>
      </w:r>
      <w:r>
        <w:rPr>
          <w:rFonts w:ascii="Times New Roman" w:hAnsi="Times New Roman" w:cs="Times New Roman"/>
          <w:sz w:val="28"/>
        </w:rPr>
        <w:t>S</w:t>
      </w:r>
      <w:r w:rsidR="00F8340C" w:rsidRPr="0000052E">
        <w:rPr>
          <w:rFonts w:ascii="Times New Roman" w:hAnsi="Times New Roman" w:cs="Times New Roman"/>
          <w:sz w:val="28"/>
        </w:rPr>
        <w:t>ystem will notify, ‘</w:t>
      </w:r>
      <w:proofErr w:type="gramStart"/>
      <w:r w:rsidR="00F8340C" w:rsidRPr="0000052E">
        <w:rPr>
          <w:rFonts w:ascii="Times New Roman" w:hAnsi="Times New Roman" w:cs="Times New Roman"/>
          <w:sz w:val="28"/>
        </w:rPr>
        <w:t>This</w:t>
      </w:r>
      <w:proofErr w:type="gramEnd"/>
      <w:r w:rsidR="00F8340C" w:rsidRPr="0000052E">
        <w:rPr>
          <w:rFonts w:ascii="Times New Roman" w:hAnsi="Times New Roman" w:cs="Times New Roman"/>
          <w:sz w:val="28"/>
        </w:rPr>
        <w:t xml:space="preserve"> username already exists.’</w:t>
      </w:r>
      <w:ins w:id="117" w:author="rimi park" w:date="2014-05-19T12:45:00Z">
        <w:r w:rsidR="001B41DD">
          <w:rPr>
            <w:rFonts w:ascii="Times New Roman" w:hAnsi="Times New Roman" w:cs="Times New Roman"/>
            <w:sz w:val="28"/>
          </w:rPr>
          <w:t xml:space="preserve"> i</w:t>
        </w:r>
      </w:ins>
      <w:del w:id="118" w:author="rimi park" w:date="2014-05-19T12:45:00Z">
        <w:r w:rsidR="00F8340C" w:rsidRPr="0000052E" w:rsidDel="001B41DD">
          <w:rPr>
            <w:rFonts w:ascii="Times New Roman" w:hAnsi="Times New Roman" w:cs="Times New Roman"/>
            <w:sz w:val="28"/>
          </w:rPr>
          <w:delText>I</w:delText>
        </w:r>
      </w:del>
      <w:r w:rsidR="00F8340C" w:rsidRPr="0000052E">
        <w:rPr>
          <w:rFonts w:ascii="Times New Roman" w:hAnsi="Times New Roman" w:cs="Times New Roman"/>
          <w:sz w:val="28"/>
        </w:rPr>
        <w:t xml:space="preserve">f </w:t>
      </w:r>
      <w:ins w:id="119" w:author="rimi park" w:date="2014-05-19T12:45:00Z">
        <w:r w:rsidR="001B41DD">
          <w:rPr>
            <w:rFonts w:ascii="Times New Roman" w:hAnsi="Times New Roman" w:cs="Times New Roman"/>
            <w:sz w:val="28"/>
          </w:rPr>
          <w:t xml:space="preserve">the </w:t>
        </w:r>
      </w:ins>
      <w:r w:rsidR="00F8340C" w:rsidRPr="0000052E">
        <w:rPr>
          <w:rFonts w:ascii="Times New Roman" w:hAnsi="Times New Roman" w:cs="Times New Roman"/>
          <w:sz w:val="28"/>
        </w:rPr>
        <w:t>driver inputs an exist</w:t>
      </w:r>
      <w:r w:rsidRPr="0000052E">
        <w:rPr>
          <w:rFonts w:ascii="Times New Roman" w:hAnsi="Times New Roman" w:cs="Times New Roman"/>
          <w:sz w:val="28"/>
        </w:rPr>
        <w:t>ing username.</w:t>
      </w:r>
    </w:p>
    <w:p w14:paraId="71C7DB11" w14:textId="77777777" w:rsidR="00F8340C" w:rsidRPr="0000052E" w:rsidRDefault="00F8340C" w:rsidP="001C3DD1">
      <w:pPr>
        <w:spacing w:after="100" w:afterAutospacing="1"/>
        <w:ind w:left="720"/>
        <w:rPr>
          <w:rFonts w:ascii="Times New Roman" w:hAnsi="Times New Roman" w:cs="Times New Roman"/>
          <w:sz w:val="28"/>
        </w:rPr>
      </w:pPr>
      <w:r w:rsidRPr="00F8340C">
        <w:rPr>
          <w:rFonts w:ascii="Times New Roman" w:hAnsi="Times New Roman" w:cs="Times New Roman"/>
          <w:b/>
          <w:bCs/>
          <w:sz w:val="28"/>
        </w:rPr>
        <w:t>SRS-26</w:t>
      </w:r>
      <w:r w:rsidR="0000052E" w:rsidRPr="0000052E">
        <w:rPr>
          <w:rFonts w:ascii="Times New Roman" w:hAnsi="Times New Roman" w:cs="Times New Roman"/>
          <w:sz w:val="28"/>
        </w:rPr>
        <w:t xml:space="preserve"> S</w:t>
      </w:r>
      <w:r w:rsidRPr="0000052E">
        <w:rPr>
          <w:rFonts w:ascii="Times New Roman" w:hAnsi="Times New Roman" w:cs="Times New Roman"/>
          <w:sz w:val="28"/>
        </w:rPr>
        <w:t>ystem will notify, ‘This license ID already exists.’</w:t>
      </w:r>
      <w:ins w:id="120" w:author="rimi park" w:date="2014-05-19T12:45:00Z">
        <w:r w:rsidR="001B41DD">
          <w:rPr>
            <w:rFonts w:ascii="Times New Roman" w:hAnsi="Times New Roman" w:cs="Times New Roman"/>
            <w:sz w:val="28"/>
          </w:rPr>
          <w:t xml:space="preserve"> i</w:t>
        </w:r>
      </w:ins>
      <w:del w:id="121" w:author="rimi park" w:date="2014-05-19T12:45:00Z">
        <w:r w:rsidRPr="0000052E" w:rsidDel="001B41DD">
          <w:rPr>
            <w:rFonts w:ascii="Times New Roman" w:hAnsi="Times New Roman" w:cs="Times New Roman"/>
            <w:sz w:val="28"/>
          </w:rPr>
          <w:delText>I</w:delText>
        </w:r>
      </w:del>
      <w:r w:rsidRPr="0000052E">
        <w:rPr>
          <w:rFonts w:ascii="Times New Roman" w:hAnsi="Times New Roman" w:cs="Times New Roman"/>
          <w:sz w:val="28"/>
        </w:rPr>
        <w:t>f the driver inputs an existing license ID.</w:t>
      </w:r>
    </w:p>
    <w:p w14:paraId="1B2C01AF" w14:textId="77777777" w:rsidR="00F8340C" w:rsidRPr="00F8340C" w:rsidRDefault="00F8340C" w:rsidP="001C3DD1">
      <w:pPr>
        <w:spacing w:after="100" w:afterAutospacing="1"/>
        <w:ind w:left="720"/>
        <w:rPr>
          <w:rFonts w:ascii="Times New Roman" w:hAnsi="Times New Roman" w:cs="Times New Roman"/>
          <w:b/>
          <w:bCs/>
          <w:sz w:val="28"/>
        </w:rPr>
      </w:pPr>
      <w:r w:rsidRPr="00F8340C">
        <w:rPr>
          <w:rFonts w:ascii="Times New Roman" w:hAnsi="Times New Roman" w:cs="Times New Roman"/>
          <w:b/>
          <w:bCs/>
          <w:sz w:val="28"/>
        </w:rPr>
        <w:t>SRS-27</w:t>
      </w:r>
      <w:r w:rsidR="0000052E">
        <w:rPr>
          <w:rFonts w:ascii="Times New Roman" w:hAnsi="Times New Roman" w:cs="Times New Roman"/>
          <w:b/>
          <w:bCs/>
          <w:sz w:val="28"/>
        </w:rPr>
        <w:t xml:space="preserve"> </w:t>
      </w:r>
      <w:r w:rsidR="0000052E" w:rsidRPr="0000052E">
        <w:rPr>
          <w:rFonts w:ascii="Times New Roman" w:hAnsi="Times New Roman" w:cs="Times New Roman"/>
          <w:sz w:val="28"/>
        </w:rPr>
        <w:t>S</w:t>
      </w:r>
      <w:r w:rsidRPr="0000052E">
        <w:rPr>
          <w:rFonts w:ascii="Times New Roman" w:hAnsi="Times New Roman" w:cs="Times New Roman"/>
          <w:sz w:val="28"/>
        </w:rPr>
        <w:t>ystem creates the new user in</w:t>
      </w:r>
      <w:r w:rsidR="0000052E">
        <w:rPr>
          <w:rFonts w:ascii="Times New Roman" w:hAnsi="Times New Roman" w:cs="Times New Roman"/>
          <w:sz w:val="28"/>
        </w:rPr>
        <w:t xml:space="preserve"> the database and displays the </w:t>
      </w:r>
      <w:r w:rsidR="0000052E">
        <w:rPr>
          <w:rFonts w:ascii="Times New Roman" w:hAnsi="Times New Roman" w:cs="Times New Roman"/>
          <w:sz w:val="28"/>
        </w:rPr>
        <w:br/>
        <w:t>“</w:t>
      </w:r>
      <w:r w:rsidRPr="0000052E">
        <w:rPr>
          <w:rFonts w:ascii="Times New Roman" w:hAnsi="Times New Roman" w:cs="Times New Roman"/>
          <w:sz w:val="28"/>
        </w:rPr>
        <w:t>registration successful” message.</w:t>
      </w:r>
    </w:p>
    <w:p w14:paraId="02494D5A" w14:textId="77777777" w:rsidR="00055548" w:rsidRPr="0000052E" w:rsidRDefault="00F8340C" w:rsidP="00F8340C">
      <w:pPr>
        <w:spacing w:after="100" w:afterAutospacing="1"/>
        <w:ind w:firstLine="720"/>
        <w:rPr>
          <w:rFonts w:ascii="Times New Roman" w:hAnsi="Times New Roman" w:cs="Times New Roman"/>
          <w:noProof/>
          <w:sz w:val="32"/>
          <w:szCs w:val="32"/>
        </w:rPr>
      </w:pPr>
      <w:r w:rsidRPr="00F8340C">
        <w:rPr>
          <w:rFonts w:ascii="Times New Roman" w:hAnsi="Times New Roman" w:cs="Times New Roman"/>
          <w:b/>
          <w:bCs/>
          <w:sz w:val="28"/>
        </w:rPr>
        <w:t>SRS-28</w:t>
      </w:r>
      <w:r w:rsidR="0000052E">
        <w:rPr>
          <w:rFonts w:ascii="Times New Roman" w:hAnsi="Times New Roman" w:cs="Times New Roman"/>
          <w:b/>
          <w:bCs/>
          <w:sz w:val="28"/>
        </w:rPr>
        <w:t xml:space="preserve"> </w:t>
      </w:r>
      <w:r w:rsidR="0000052E" w:rsidRPr="0000052E">
        <w:rPr>
          <w:rFonts w:ascii="Times New Roman" w:hAnsi="Times New Roman" w:cs="Times New Roman"/>
          <w:sz w:val="28"/>
        </w:rPr>
        <w:t>S</w:t>
      </w:r>
      <w:r w:rsidRPr="0000052E">
        <w:rPr>
          <w:rFonts w:ascii="Times New Roman" w:hAnsi="Times New Roman" w:cs="Times New Roman"/>
          <w:sz w:val="28"/>
        </w:rPr>
        <w:t>ystem displays the log in page after driver registration.</w:t>
      </w:r>
      <w:r w:rsidR="00055548" w:rsidRPr="0000052E">
        <w:rPr>
          <w:rFonts w:ascii="Times New Roman" w:hAnsi="Times New Roman" w:cs="Times New Roman"/>
          <w:i/>
          <w:iCs/>
          <w:noProof/>
          <w:sz w:val="28"/>
        </w:rPr>
        <w:tab/>
      </w:r>
    </w:p>
    <w:p w14:paraId="512920B4" w14:textId="77777777" w:rsidR="00C15EA2" w:rsidRPr="0000052E" w:rsidRDefault="00C15EA2" w:rsidP="00F8340C">
      <w:pPr>
        <w:spacing w:after="100" w:afterAutospacing="1"/>
        <w:ind w:firstLine="720"/>
        <w:rPr>
          <w:rFonts w:ascii="Times New Roman" w:hAnsi="Times New Roman" w:cs="Times New Roman"/>
          <w:noProof/>
          <w:sz w:val="32"/>
          <w:szCs w:val="32"/>
        </w:rPr>
      </w:pPr>
    </w:p>
    <w:p w14:paraId="31D87D46" w14:textId="77777777" w:rsidR="00C15EA2" w:rsidRDefault="00C15EA2" w:rsidP="00F8340C">
      <w:pPr>
        <w:spacing w:after="100" w:afterAutospacing="1"/>
        <w:ind w:firstLine="720"/>
        <w:rPr>
          <w:rFonts w:ascii="Times New Roman" w:hAnsi="Times New Roman" w:cs="Times New Roman"/>
          <w:noProof/>
          <w:sz w:val="32"/>
          <w:szCs w:val="32"/>
        </w:rPr>
      </w:pPr>
    </w:p>
    <w:p w14:paraId="594AB5C7" w14:textId="77777777" w:rsidR="008F2D2D" w:rsidRDefault="008F2D2D" w:rsidP="00F8340C">
      <w:pPr>
        <w:spacing w:after="100" w:afterAutospacing="1"/>
        <w:ind w:firstLine="720"/>
        <w:rPr>
          <w:rFonts w:ascii="Times New Roman" w:hAnsi="Times New Roman" w:cs="Times New Roman"/>
          <w:noProof/>
          <w:sz w:val="32"/>
          <w:szCs w:val="32"/>
        </w:rPr>
      </w:pPr>
    </w:p>
    <w:p w14:paraId="222C7AD9" w14:textId="77777777" w:rsidR="00C15EA2" w:rsidRDefault="00C15EA2" w:rsidP="00F8340C">
      <w:pPr>
        <w:spacing w:after="100" w:afterAutospacing="1"/>
        <w:ind w:firstLine="720"/>
        <w:rPr>
          <w:rFonts w:ascii="Times New Roman" w:hAnsi="Times New Roman" w:cs="Times New Roman"/>
          <w:noProof/>
          <w:sz w:val="32"/>
          <w:szCs w:val="32"/>
        </w:rPr>
      </w:pPr>
    </w:p>
    <w:p w14:paraId="1F718B5C" w14:textId="77777777" w:rsidR="00055548" w:rsidRPr="005D0362" w:rsidRDefault="00055548" w:rsidP="00055548">
      <w:pPr>
        <w:rPr>
          <w:rFonts w:ascii="Times New Roman" w:hAnsi="Times New Roman" w:cs="Times New Roman"/>
          <w:noProof/>
          <w:sz w:val="32"/>
          <w:szCs w:val="32"/>
        </w:rPr>
      </w:pPr>
      <w:r>
        <w:rPr>
          <w:rFonts w:ascii="Times New Roman" w:hAnsi="Times New Roman" w:cs="Times New Roman"/>
          <w:noProof/>
          <w:sz w:val="32"/>
          <w:szCs w:val="32"/>
        </w:rPr>
        <w:t xml:space="preserve">4.14 </w:t>
      </w:r>
      <w:r w:rsidR="00F8340C">
        <w:rPr>
          <w:rFonts w:ascii="Times New Roman" w:hAnsi="Times New Roman" w:cs="Times New Roman"/>
          <w:noProof/>
          <w:sz w:val="32"/>
          <w:szCs w:val="32"/>
        </w:rPr>
        <w:t xml:space="preserve">Driver </w:t>
      </w:r>
      <w:r w:rsidR="00C15EA2">
        <w:rPr>
          <w:rFonts w:ascii="Times New Roman" w:hAnsi="Times New Roman" w:cs="Times New Roman"/>
          <w:noProof/>
          <w:sz w:val="32"/>
          <w:szCs w:val="32"/>
        </w:rPr>
        <w:t>Log In Use Case (UC-11</w:t>
      </w:r>
      <w:r>
        <w:rPr>
          <w:rFonts w:ascii="Times New Roman" w:hAnsi="Times New Roman" w:cs="Times New Roman"/>
          <w:noProof/>
          <w:sz w:val="32"/>
          <w:szCs w:val="32"/>
        </w:rPr>
        <w:t>)</w:t>
      </w:r>
    </w:p>
    <w:p w14:paraId="61FC088F" w14:textId="77777777" w:rsidR="00055548" w:rsidRDefault="00653F78" w:rsidP="00055548">
      <w:pPr>
        <w:spacing w:after="100" w:afterAutospacing="1"/>
        <w:jc w:val="center"/>
        <w:rPr>
          <w:rFonts w:ascii="Times New Roman" w:hAnsi="Times New Roman" w:cs="Times New Roman"/>
          <w:i/>
          <w:iCs/>
          <w:noProof/>
          <w:sz w:val="28"/>
        </w:rPr>
      </w:pPr>
      <w:r w:rsidRPr="00653F78">
        <w:rPr>
          <w:rFonts w:ascii="Times New Roman" w:hAnsi="Times New Roman" w:cs="Times New Roman"/>
          <w:i/>
          <w:iCs/>
          <w:noProof/>
          <w:sz w:val="28"/>
          <w:lang w:eastAsia="ko-KR"/>
        </w:rPr>
        <w:drawing>
          <wp:inline distT="0" distB="0" distL="0" distR="0" wp14:anchorId="2557233D" wp14:editId="1AEF98E7">
            <wp:extent cx="4364264" cy="1959429"/>
            <wp:effectExtent l="19050" t="0" r="0" b="0"/>
            <wp:docPr id="9" name="Picture 4"/>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20"/>
                    <a:srcRect l="37884" t="23438" r="16544" b="30664"/>
                    <a:stretch>
                      <a:fillRect/>
                    </a:stretch>
                  </pic:blipFill>
                  <pic:spPr bwMode="auto">
                    <a:xfrm>
                      <a:off x="0" y="0"/>
                      <a:ext cx="4370494" cy="1962226"/>
                    </a:xfrm>
                    <a:prstGeom prst="rect">
                      <a:avLst/>
                    </a:prstGeom>
                    <a:noFill/>
                    <a:ln w="9525">
                      <a:noFill/>
                      <a:miter lim="800000"/>
                      <a:headEnd/>
                      <a:tailEnd/>
                    </a:ln>
                    <a:effectLst/>
                  </pic:spPr>
                </pic:pic>
              </a:graphicData>
            </a:graphic>
          </wp:inline>
        </w:drawing>
      </w:r>
      <w:r w:rsidRPr="00653F78">
        <w:rPr>
          <w:rFonts w:ascii="Times New Roman" w:hAnsi="Times New Roman" w:cs="Times New Roman"/>
          <w:i/>
          <w:iCs/>
          <w:noProof/>
          <w:sz w:val="28"/>
        </w:rPr>
        <w:t xml:space="preserve"> </w:t>
      </w:r>
    </w:p>
    <w:p w14:paraId="1CE1425F" w14:textId="77777777" w:rsidR="00055548" w:rsidRDefault="00055548" w:rsidP="00055548">
      <w:pPr>
        <w:spacing w:after="100" w:afterAutospacing="1"/>
        <w:jc w:val="center"/>
        <w:rPr>
          <w:rFonts w:ascii="Times New Roman" w:hAnsi="Times New Roman" w:cs="Times New Roman"/>
          <w:i/>
          <w:iCs/>
          <w:noProof/>
          <w:sz w:val="28"/>
        </w:rPr>
      </w:pPr>
      <w:r w:rsidRPr="00055548">
        <w:rPr>
          <w:rFonts w:ascii="Times New Roman" w:hAnsi="Times New Roman" w:cs="Times New Roman"/>
          <w:i/>
          <w:iCs/>
          <w:noProof/>
          <w:sz w:val="28"/>
        </w:rPr>
        <w:t xml:space="preserve"> </w:t>
      </w:r>
      <w:r>
        <w:rPr>
          <w:rFonts w:ascii="Times New Roman" w:hAnsi="Times New Roman" w:cs="Times New Roman"/>
          <w:i/>
          <w:iCs/>
          <w:noProof/>
          <w:sz w:val="28"/>
        </w:rPr>
        <w:t>Figure 14</w:t>
      </w:r>
      <w:r w:rsidRPr="00D70153">
        <w:rPr>
          <w:rFonts w:ascii="Times New Roman" w:hAnsi="Times New Roman" w:cs="Times New Roman"/>
          <w:i/>
          <w:iCs/>
          <w:noProof/>
          <w:sz w:val="28"/>
        </w:rPr>
        <w:t xml:space="preserve">: </w:t>
      </w:r>
      <w:r w:rsidRPr="009011C9">
        <w:rPr>
          <w:rFonts w:ascii="Times New Roman" w:hAnsi="Times New Roman" w:cs="Times New Roman"/>
          <w:i/>
          <w:iCs/>
          <w:sz w:val="28"/>
        </w:rPr>
        <w:t xml:space="preserve">The driver can </w:t>
      </w:r>
      <w:r>
        <w:rPr>
          <w:rFonts w:ascii="Times New Roman" w:hAnsi="Times New Roman" w:cs="Times New Roman"/>
          <w:i/>
          <w:iCs/>
          <w:sz w:val="28"/>
        </w:rPr>
        <w:t>log in to the system</w:t>
      </w:r>
      <w:r w:rsidRPr="009011C9">
        <w:rPr>
          <w:rFonts w:ascii="Times New Roman" w:hAnsi="Times New Roman" w:cs="Times New Roman"/>
          <w:i/>
          <w:iCs/>
          <w:sz w:val="28"/>
        </w:rPr>
        <w:t xml:space="preserve"> </w:t>
      </w:r>
      <w:r w:rsidRPr="00BE7622">
        <w:rPr>
          <w:rFonts w:ascii="Times New Roman" w:hAnsi="Times New Roman" w:cs="Times New Roman"/>
          <w:i/>
          <w:iCs/>
          <w:sz w:val="28"/>
        </w:rPr>
        <w:t>(</w:t>
      </w:r>
      <w:r w:rsidR="00C15EA2">
        <w:rPr>
          <w:rFonts w:ascii="Times New Roman" w:hAnsi="Times New Roman" w:cs="Times New Roman"/>
          <w:i/>
          <w:iCs/>
          <w:sz w:val="28"/>
        </w:rPr>
        <w:t>URS-11</w:t>
      </w:r>
      <w:r w:rsidRPr="00BE7622">
        <w:rPr>
          <w:rFonts w:ascii="Times New Roman" w:hAnsi="Times New Roman" w:cs="Times New Roman"/>
          <w:i/>
          <w:iCs/>
          <w:sz w:val="28"/>
        </w:rPr>
        <w:t>)</w:t>
      </w:r>
    </w:p>
    <w:tbl>
      <w:tblPr>
        <w:tblStyle w:val="TableGrid"/>
        <w:tblW w:w="0" w:type="auto"/>
        <w:tblLook w:val="04A0" w:firstRow="1" w:lastRow="0" w:firstColumn="1" w:lastColumn="0" w:noHBand="0" w:noVBand="1"/>
      </w:tblPr>
      <w:tblGrid>
        <w:gridCol w:w="3652"/>
        <w:gridCol w:w="5590"/>
      </w:tblGrid>
      <w:tr w:rsidR="00055548" w14:paraId="6154ACD4" w14:textId="77777777" w:rsidTr="006125D2">
        <w:tc>
          <w:tcPr>
            <w:tcW w:w="3652" w:type="dxa"/>
          </w:tcPr>
          <w:p w14:paraId="08BC09FC" w14:textId="77777777" w:rsidR="00055548" w:rsidRPr="002055E3" w:rsidRDefault="00055548" w:rsidP="006125D2">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30D7C95C" w14:textId="77777777" w:rsidR="00055548" w:rsidRPr="002055E3" w:rsidRDefault="00055548" w:rsidP="00055548">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UC-1</w:t>
            </w:r>
            <w:r w:rsidR="00C15EA2">
              <w:rPr>
                <w:rFonts w:ascii="Times New Roman" w:hAnsi="Times New Roman" w:cs="Times New Roman"/>
                <w:noProof/>
                <w:sz w:val="26"/>
                <w:szCs w:val="26"/>
              </w:rPr>
              <w:t>1</w:t>
            </w:r>
          </w:p>
        </w:tc>
      </w:tr>
      <w:tr w:rsidR="00055548" w14:paraId="7CB0F946" w14:textId="77777777" w:rsidTr="006125D2">
        <w:tc>
          <w:tcPr>
            <w:tcW w:w="3652" w:type="dxa"/>
          </w:tcPr>
          <w:p w14:paraId="08773C20" w14:textId="77777777" w:rsidR="00055548" w:rsidRPr="002055E3" w:rsidRDefault="00055548"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614A5BCF" w14:textId="77777777" w:rsidR="00055548" w:rsidRPr="000D0ABB" w:rsidRDefault="00055548" w:rsidP="00055548">
            <w:pPr>
              <w:spacing w:after="100" w:afterAutospacing="1"/>
              <w:rPr>
                <w:rFonts w:ascii="Times New Roman" w:hAnsi="Times New Roman" w:cs="Times New Roman"/>
                <w:noProof/>
                <w:sz w:val="26"/>
                <w:szCs w:val="26"/>
              </w:rPr>
            </w:pPr>
            <w:r w:rsidRPr="009011C9">
              <w:rPr>
                <w:rFonts w:ascii="Times New Roman" w:hAnsi="Times New Roman" w:cs="Times New Roman"/>
                <w:sz w:val="28"/>
              </w:rPr>
              <w:t>The driver can</w:t>
            </w:r>
            <w:r>
              <w:rPr>
                <w:rFonts w:ascii="Times New Roman" w:hAnsi="Times New Roman" w:cs="Times New Roman"/>
                <w:sz w:val="28"/>
              </w:rPr>
              <w:t xml:space="preserve"> log in to the system</w:t>
            </w:r>
          </w:p>
        </w:tc>
      </w:tr>
      <w:tr w:rsidR="00055548" w14:paraId="188EB037" w14:textId="77777777" w:rsidTr="006125D2">
        <w:tc>
          <w:tcPr>
            <w:tcW w:w="3652" w:type="dxa"/>
          </w:tcPr>
          <w:p w14:paraId="2C57F3E8" w14:textId="77777777" w:rsidR="00055548" w:rsidRPr="002055E3" w:rsidRDefault="00055548"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4534E053" w14:textId="77777777" w:rsidR="00055548" w:rsidRPr="002055E3" w:rsidRDefault="00055548" w:rsidP="006125D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Driver</w:t>
            </w:r>
          </w:p>
        </w:tc>
      </w:tr>
      <w:tr w:rsidR="00055548" w14:paraId="5BDCFE64" w14:textId="77777777" w:rsidTr="006125D2">
        <w:tc>
          <w:tcPr>
            <w:tcW w:w="3652" w:type="dxa"/>
          </w:tcPr>
          <w:p w14:paraId="350ADC36" w14:textId="77777777" w:rsidR="00055548" w:rsidRPr="002055E3" w:rsidRDefault="00055548"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7CAEE03A" w14:textId="77777777" w:rsidR="00055548" w:rsidRPr="002055E3" w:rsidRDefault="00DC4A42" w:rsidP="00DC4A4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D</w:t>
            </w:r>
            <w:r w:rsidR="00055548">
              <w:rPr>
                <w:rFonts w:ascii="Times New Roman" w:hAnsi="Times New Roman" w:cs="Times New Roman"/>
                <w:noProof/>
                <w:sz w:val="26"/>
                <w:szCs w:val="26"/>
              </w:rPr>
              <w:t>river can log in to the system for accessing the system as a ‘red taxi driver’.</w:t>
            </w:r>
          </w:p>
        </w:tc>
      </w:tr>
      <w:tr w:rsidR="00055548" w14:paraId="0AD6B8C4" w14:textId="77777777" w:rsidTr="006125D2">
        <w:tc>
          <w:tcPr>
            <w:tcW w:w="3652" w:type="dxa"/>
          </w:tcPr>
          <w:p w14:paraId="48181CC4" w14:textId="77777777" w:rsidR="00055548" w:rsidRPr="002055E3" w:rsidRDefault="00055548"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60146E42" w14:textId="77777777" w:rsidR="00055548" w:rsidRPr="002055E3" w:rsidRDefault="00055548" w:rsidP="00055548">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The driver click on ‘</w:t>
            </w:r>
            <w:r w:rsidR="00DC4A42">
              <w:rPr>
                <w:rFonts w:ascii="Times New Roman" w:hAnsi="Times New Roman" w:cs="Times New Roman"/>
                <w:noProof/>
                <w:sz w:val="26"/>
                <w:szCs w:val="26"/>
              </w:rPr>
              <w:t xml:space="preserve">Driver </w:t>
            </w:r>
            <w:r>
              <w:rPr>
                <w:rFonts w:ascii="Times New Roman" w:hAnsi="Times New Roman" w:cs="Times New Roman"/>
                <w:noProof/>
                <w:sz w:val="26"/>
                <w:szCs w:val="26"/>
              </w:rPr>
              <w:t>log in’ button</w:t>
            </w:r>
            <w:r w:rsidR="00DC4A42">
              <w:rPr>
                <w:rFonts w:ascii="Times New Roman" w:hAnsi="Times New Roman" w:cs="Times New Roman"/>
                <w:noProof/>
                <w:sz w:val="26"/>
                <w:szCs w:val="26"/>
              </w:rPr>
              <w:t xml:space="preserve"> in the login page</w:t>
            </w:r>
            <w:r>
              <w:rPr>
                <w:rFonts w:ascii="Times New Roman" w:hAnsi="Times New Roman" w:cs="Times New Roman"/>
                <w:noProof/>
                <w:sz w:val="26"/>
                <w:szCs w:val="26"/>
              </w:rPr>
              <w:t>.</w:t>
            </w:r>
          </w:p>
        </w:tc>
      </w:tr>
      <w:tr w:rsidR="00055548" w14:paraId="23C9B411" w14:textId="77777777" w:rsidTr="006125D2">
        <w:tc>
          <w:tcPr>
            <w:tcW w:w="3652" w:type="dxa"/>
          </w:tcPr>
          <w:p w14:paraId="6A7AE20F" w14:textId="77777777" w:rsidR="00055548" w:rsidRPr="002055E3" w:rsidRDefault="00055548"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073F55C2" w14:textId="77777777" w:rsidR="00055548" w:rsidRPr="002055E3" w:rsidRDefault="001A205E" w:rsidP="006125D2">
            <w:pPr>
              <w:rPr>
                <w:rFonts w:ascii="Times New Roman" w:hAnsi="Times New Roman" w:cs="Times New Roman"/>
                <w:noProof/>
                <w:sz w:val="26"/>
                <w:szCs w:val="26"/>
              </w:rPr>
            </w:pPr>
            <w:r>
              <w:rPr>
                <w:rFonts w:ascii="Times New Roman" w:hAnsi="Times New Roman" w:cs="Times New Roman"/>
                <w:noProof/>
                <w:sz w:val="26"/>
                <w:szCs w:val="26"/>
              </w:rPr>
              <w:t xml:space="preserve">Driver </w:t>
            </w:r>
            <w:ins w:id="122" w:author="rimi park" w:date="2014-05-19T12:45:00Z">
              <w:r w:rsidR="001B41DD">
                <w:rPr>
                  <w:rFonts w:ascii="Times New Roman" w:hAnsi="Times New Roman" w:cs="Times New Roman"/>
                  <w:noProof/>
                  <w:sz w:val="26"/>
                  <w:szCs w:val="26"/>
                </w:rPr>
                <w:t xml:space="preserve">is </w:t>
              </w:r>
            </w:ins>
            <w:r>
              <w:rPr>
                <w:rFonts w:ascii="Times New Roman" w:hAnsi="Times New Roman" w:cs="Times New Roman"/>
                <w:noProof/>
                <w:sz w:val="26"/>
                <w:szCs w:val="26"/>
              </w:rPr>
              <w:t>registered in the system.</w:t>
            </w:r>
            <w:r w:rsidR="00B16BF5">
              <w:rPr>
                <w:rFonts w:ascii="Times New Roman" w:hAnsi="Times New Roman" w:cs="Times New Roman"/>
                <w:noProof/>
                <w:sz w:val="26"/>
                <w:szCs w:val="26"/>
              </w:rPr>
              <w:t xml:space="preserve"> (UC-10)</w:t>
            </w:r>
          </w:p>
        </w:tc>
      </w:tr>
      <w:tr w:rsidR="005E7F2F" w14:paraId="3A95017A" w14:textId="77777777" w:rsidTr="006125D2">
        <w:tc>
          <w:tcPr>
            <w:tcW w:w="3652" w:type="dxa"/>
          </w:tcPr>
          <w:p w14:paraId="0C0DB9AF" w14:textId="77777777" w:rsidR="005E7F2F" w:rsidRPr="002055E3" w:rsidRDefault="005E7F2F" w:rsidP="006125D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Post-conditions:</w:t>
            </w:r>
          </w:p>
        </w:tc>
        <w:tc>
          <w:tcPr>
            <w:tcW w:w="5590" w:type="dxa"/>
          </w:tcPr>
          <w:p w14:paraId="05992952" w14:textId="77777777" w:rsidR="005E7F2F" w:rsidRPr="001A205E" w:rsidRDefault="001A205E" w:rsidP="001A205E">
            <w:pPr>
              <w:pStyle w:val="ListParagraph"/>
              <w:numPr>
                <w:ilvl w:val="0"/>
                <w:numId w:val="16"/>
              </w:numPr>
              <w:rPr>
                <w:rFonts w:ascii="Times New Roman" w:hAnsi="Times New Roman" w:cs="Times New Roman"/>
                <w:noProof/>
                <w:sz w:val="26"/>
                <w:szCs w:val="26"/>
              </w:rPr>
            </w:pPr>
            <w:r w:rsidRPr="001A205E">
              <w:rPr>
                <w:rFonts w:ascii="Times New Roman" w:hAnsi="Times New Roman" w:cs="Times New Roman"/>
                <w:noProof/>
                <w:sz w:val="26"/>
                <w:szCs w:val="26"/>
              </w:rPr>
              <w:t>Driver can log out.</w:t>
            </w:r>
            <w:r w:rsidR="00B16BF5">
              <w:rPr>
                <w:rFonts w:ascii="Times New Roman" w:hAnsi="Times New Roman" w:cs="Times New Roman"/>
                <w:noProof/>
                <w:sz w:val="26"/>
                <w:szCs w:val="26"/>
              </w:rPr>
              <w:t xml:space="preserve"> (UC-05)</w:t>
            </w:r>
          </w:p>
          <w:p w14:paraId="5FD2F1D9" w14:textId="77777777" w:rsidR="001A205E" w:rsidRPr="001A205E" w:rsidRDefault="001A205E" w:rsidP="001A205E">
            <w:pPr>
              <w:pStyle w:val="ListParagraph"/>
              <w:numPr>
                <w:ilvl w:val="0"/>
                <w:numId w:val="16"/>
              </w:numPr>
              <w:rPr>
                <w:rFonts w:ascii="Times New Roman" w:hAnsi="Times New Roman" w:cs="Times New Roman"/>
                <w:noProof/>
                <w:sz w:val="26"/>
                <w:szCs w:val="26"/>
              </w:rPr>
            </w:pPr>
            <w:r w:rsidRPr="001A205E">
              <w:rPr>
                <w:rFonts w:ascii="Times New Roman" w:hAnsi="Times New Roman" w:cs="Times New Roman"/>
                <w:noProof/>
                <w:sz w:val="26"/>
                <w:szCs w:val="26"/>
              </w:rPr>
              <w:t>Driver</w:t>
            </w:r>
            <w:r>
              <w:rPr>
                <w:rFonts w:ascii="Times New Roman" w:hAnsi="Times New Roman" w:cs="Times New Roman"/>
                <w:noProof/>
                <w:sz w:val="26"/>
                <w:szCs w:val="26"/>
              </w:rPr>
              <w:t xml:space="preserve"> can access the application</w:t>
            </w:r>
          </w:p>
        </w:tc>
      </w:tr>
      <w:tr w:rsidR="00055548" w14:paraId="4A4F1629" w14:textId="77777777" w:rsidTr="006125D2">
        <w:tc>
          <w:tcPr>
            <w:tcW w:w="3652" w:type="dxa"/>
          </w:tcPr>
          <w:p w14:paraId="01667187" w14:textId="77777777" w:rsidR="00055548" w:rsidRPr="002055E3" w:rsidRDefault="00055548"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521DF11A" w14:textId="77777777" w:rsidR="00DC4A42" w:rsidRDefault="00DC4A42" w:rsidP="00055548">
            <w:pPr>
              <w:pStyle w:val="ListParagraph"/>
              <w:numPr>
                <w:ilvl w:val="0"/>
                <w:numId w:val="11"/>
              </w:numPr>
              <w:rPr>
                <w:rFonts w:ascii="Times New Roman" w:hAnsi="Times New Roman" w:cs="Times New Roman"/>
                <w:noProof/>
                <w:sz w:val="26"/>
                <w:szCs w:val="26"/>
              </w:rPr>
            </w:pPr>
            <w:r>
              <w:rPr>
                <w:rFonts w:ascii="Times New Roman" w:hAnsi="Times New Roman" w:cs="Times New Roman"/>
                <w:noProof/>
                <w:sz w:val="26"/>
                <w:szCs w:val="26"/>
              </w:rPr>
              <w:t>The driver click on ‘Driver log in’ button in the login page.</w:t>
            </w:r>
          </w:p>
          <w:p w14:paraId="61B760F7" w14:textId="77777777" w:rsidR="00055548" w:rsidRDefault="00055548" w:rsidP="00055548">
            <w:pPr>
              <w:pStyle w:val="ListParagraph"/>
              <w:numPr>
                <w:ilvl w:val="0"/>
                <w:numId w:val="11"/>
              </w:numPr>
              <w:rPr>
                <w:rFonts w:ascii="Times New Roman" w:hAnsi="Times New Roman" w:cs="Times New Roman"/>
                <w:noProof/>
                <w:sz w:val="26"/>
                <w:szCs w:val="26"/>
              </w:rPr>
            </w:pPr>
            <w:r>
              <w:rPr>
                <w:rFonts w:ascii="Times New Roman" w:hAnsi="Times New Roman" w:cs="Times New Roman"/>
                <w:noProof/>
                <w:sz w:val="26"/>
                <w:szCs w:val="26"/>
              </w:rPr>
              <w:t xml:space="preserve">The system displays the </w:t>
            </w:r>
            <w:r w:rsidR="003D2D0A">
              <w:rPr>
                <w:rFonts w:ascii="Times New Roman" w:hAnsi="Times New Roman" w:cs="Times New Roman"/>
                <w:noProof/>
                <w:sz w:val="26"/>
                <w:szCs w:val="26"/>
              </w:rPr>
              <w:t>login page.</w:t>
            </w:r>
          </w:p>
          <w:p w14:paraId="530FC5F6" w14:textId="77777777" w:rsidR="00055548" w:rsidRDefault="003D2D0A" w:rsidP="00055548">
            <w:pPr>
              <w:pStyle w:val="ListParagraph"/>
              <w:numPr>
                <w:ilvl w:val="0"/>
                <w:numId w:val="11"/>
              </w:numPr>
              <w:rPr>
                <w:rFonts w:ascii="Times New Roman" w:hAnsi="Times New Roman" w:cs="Times New Roman"/>
                <w:noProof/>
                <w:sz w:val="26"/>
                <w:szCs w:val="26"/>
              </w:rPr>
            </w:pPr>
            <w:r>
              <w:rPr>
                <w:rFonts w:ascii="Times New Roman" w:hAnsi="Times New Roman" w:cs="Times New Roman"/>
                <w:noProof/>
                <w:sz w:val="26"/>
                <w:szCs w:val="26"/>
              </w:rPr>
              <w:t>Driver input the username and password.</w:t>
            </w:r>
          </w:p>
          <w:p w14:paraId="1F2A4D3B" w14:textId="77777777" w:rsidR="00055548" w:rsidRDefault="003D2D0A" w:rsidP="00055548">
            <w:pPr>
              <w:pStyle w:val="ListParagraph"/>
              <w:numPr>
                <w:ilvl w:val="0"/>
                <w:numId w:val="11"/>
              </w:numPr>
              <w:rPr>
                <w:rFonts w:ascii="Times New Roman" w:hAnsi="Times New Roman" w:cs="Times New Roman"/>
                <w:noProof/>
                <w:sz w:val="26"/>
                <w:szCs w:val="26"/>
              </w:rPr>
            </w:pPr>
            <w:commentRangeStart w:id="123"/>
            <w:r>
              <w:rPr>
                <w:rFonts w:ascii="Times New Roman" w:hAnsi="Times New Roman" w:cs="Times New Roman"/>
                <w:noProof/>
                <w:sz w:val="26"/>
                <w:szCs w:val="26"/>
              </w:rPr>
              <w:t>User</w:t>
            </w:r>
            <w:r w:rsidR="00055548">
              <w:rPr>
                <w:rFonts w:ascii="Times New Roman" w:hAnsi="Times New Roman" w:cs="Times New Roman"/>
                <w:noProof/>
                <w:sz w:val="26"/>
                <w:szCs w:val="26"/>
              </w:rPr>
              <w:t xml:space="preserve"> validation (to ensure no duplication).</w:t>
            </w:r>
            <w:commentRangeEnd w:id="123"/>
            <w:r w:rsidR="001B41DD">
              <w:rPr>
                <w:rStyle w:val="CommentReference"/>
              </w:rPr>
              <w:commentReference w:id="123"/>
            </w:r>
          </w:p>
          <w:p w14:paraId="34E18243" w14:textId="77777777" w:rsidR="00055548" w:rsidRPr="007A3FB2" w:rsidRDefault="004625E6" w:rsidP="003D2D0A">
            <w:pPr>
              <w:pStyle w:val="ListParagraph"/>
              <w:numPr>
                <w:ilvl w:val="0"/>
                <w:numId w:val="11"/>
              </w:numPr>
              <w:rPr>
                <w:rFonts w:ascii="Times New Roman" w:hAnsi="Times New Roman" w:cs="Times New Roman"/>
                <w:noProof/>
                <w:sz w:val="26"/>
                <w:szCs w:val="26"/>
              </w:rPr>
            </w:pPr>
            <w:commentRangeStart w:id="124"/>
            <w:r>
              <w:rPr>
                <w:rFonts w:ascii="Times New Roman" w:hAnsi="Times New Roman" w:cs="Times New Roman"/>
                <w:noProof/>
                <w:sz w:val="26"/>
                <w:szCs w:val="26"/>
              </w:rPr>
              <w:t>The system</w:t>
            </w:r>
            <w:r w:rsidRPr="004625E6">
              <w:rPr>
                <w:rFonts w:ascii="Times New Roman" w:hAnsi="Times New Roman" w:cs="Times New Roman"/>
                <w:noProof/>
                <w:sz w:val="26"/>
                <w:szCs w:val="26"/>
              </w:rPr>
              <w:t xml:space="preserve"> updates the driver status to</w:t>
            </w:r>
            <w:r>
              <w:rPr>
                <w:rFonts w:ascii="Times New Roman" w:hAnsi="Times New Roman" w:cs="Times New Roman"/>
                <w:noProof/>
                <w:sz w:val="26"/>
                <w:szCs w:val="26"/>
              </w:rPr>
              <w:t xml:space="preserve"> online status in the database, t</w:t>
            </w:r>
            <w:r w:rsidR="00055548">
              <w:rPr>
                <w:rFonts w:ascii="Times New Roman" w:hAnsi="Times New Roman" w:cs="Times New Roman"/>
                <w:noProof/>
                <w:sz w:val="26"/>
                <w:szCs w:val="26"/>
              </w:rPr>
              <w:t xml:space="preserve">he system displays </w:t>
            </w:r>
            <w:r w:rsidR="003D2D0A">
              <w:rPr>
                <w:rFonts w:ascii="Times New Roman" w:hAnsi="Times New Roman" w:cs="Times New Roman"/>
                <w:noProof/>
                <w:sz w:val="26"/>
                <w:szCs w:val="26"/>
              </w:rPr>
              <w:t>the login</w:t>
            </w:r>
            <w:r w:rsidR="00055548">
              <w:rPr>
                <w:rFonts w:ascii="Times New Roman" w:hAnsi="Times New Roman" w:cs="Times New Roman"/>
                <w:noProof/>
                <w:sz w:val="26"/>
                <w:szCs w:val="26"/>
              </w:rPr>
              <w:t xml:space="preserve"> successful message.</w:t>
            </w:r>
            <w:commentRangeEnd w:id="124"/>
            <w:r w:rsidR="001B41DD">
              <w:rPr>
                <w:rStyle w:val="CommentReference"/>
              </w:rPr>
              <w:commentReference w:id="124"/>
            </w:r>
          </w:p>
        </w:tc>
      </w:tr>
      <w:tr w:rsidR="00055548" w14:paraId="40513CCE" w14:textId="77777777" w:rsidTr="006125D2">
        <w:tc>
          <w:tcPr>
            <w:tcW w:w="3652" w:type="dxa"/>
          </w:tcPr>
          <w:p w14:paraId="57120A38" w14:textId="77777777" w:rsidR="00055548" w:rsidRPr="002055E3" w:rsidRDefault="00055548"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Alternative Flows:</w:t>
            </w:r>
          </w:p>
        </w:tc>
        <w:tc>
          <w:tcPr>
            <w:tcW w:w="5590" w:type="dxa"/>
          </w:tcPr>
          <w:p w14:paraId="6A1EF2B0" w14:textId="77777777" w:rsidR="00055548" w:rsidRPr="002055E3" w:rsidRDefault="00055548" w:rsidP="006125D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N/A</w:t>
            </w:r>
          </w:p>
        </w:tc>
      </w:tr>
      <w:tr w:rsidR="00055548" w14:paraId="1A4C0A37" w14:textId="77777777" w:rsidTr="006125D2">
        <w:tc>
          <w:tcPr>
            <w:tcW w:w="3652" w:type="dxa"/>
          </w:tcPr>
          <w:p w14:paraId="07966FC6" w14:textId="77777777" w:rsidR="00055548" w:rsidRPr="002055E3" w:rsidRDefault="00055548"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314AB69A" w14:textId="77777777" w:rsidR="00055548" w:rsidRPr="00A25E9A" w:rsidRDefault="001A205E" w:rsidP="001B41DD">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4A</w:t>
            </w:r>
            <w:r w:rsidR="00055548">
              <w:rPr>
                <w:rFonts w:ascii="Times New Roman" w:hAnsi="Times New Roman" w:cs="Times New Roman"/>
                <w:noProof/>
                <w:sz w:val="26"/>
                <w:szCs w:val="26"/>
              </w:rPr>
              <w:t xml:space="preserve"> </w:t>
            </w:r>
            <w:r w:rsidR="003D2D0A">
              <w:rPr>
                <w:rFonts w:ascii="Times New Roman" w:hAnsi="Times New Roman" w:cs="Times New Roman"/>
                <w:noProof/>
                <w:sz w:val="26"/>
                <w:szCs w:val="26"/>
              </w:rPr>
              <w:t xml:space="preserve">If the driver inputs the username or password </w:t>
            </w:r>
            <w:del w:id="125" w:author="rimi park" w:date="2014-05-19T12:45:00Z">
              <w:r w:rsidR="003D2D0A" w:rsidDel="001B41DD">
                <w:rPr>
                  <w:rFonts w:ascii="Times New Roman" w:hAnsi="Times New Roman" w:cs="Times New Roman"/>
                  <w:noProof/>
                  <w:sz w:val="26"/>
                  <w:szCs w:val="26"/>
                </w:rPr>
                <w:delText>wrongly</w:delText>
              </w:r>
            </w:del>
            <w:ins w:id="126" w:author="rimi park" w:date="2014-05-19T12:45:00Z">
              <w:r w:rsidR="001B41DD">
                <w:rPr>
                  <w:rFonts w:ascii="Times New Roman" w:hAnsi="Times New Roman" w:cs="Times New Roman"/>
                  <w:noProof/>
                  <w:sz w:val="26"/>
                  <w:szCs w:val="26"/>
                </w:rPr>
                <w:t>incorrectly</w:t>
              </w:r>
            </w:ins>
            <w:r w:rsidR="003D2D0A">
              <w:rPr>
                <w:rFonts w:ascii="Times New Roman" w:hAnsi="Times New Roman" w:cs="Times New Roman"/>
                <w:noProof/>
                <w:sz w:val="26"/>
                <w:szCs w:val="26"/>
              </w:rPr>
              <w:t>, the system will notify, ‘This username or password is wrong.’ The driver re-enters the username and password again and can proceed on to step 5.</w:t>
            </w:r>
            <w:r w:rsidR="00055548">
              <w:rPr>
                <w:rFonts w:ascii="Times New Roman" w:hAnsi="Times New Roman" w:cs="Times New Roman"/>
                <w:noProof/>
                <w:sz w:val="26"/>
                <w:szCs w:val="26"/>
              </w:rPr>
              <w:t xml:space="preserve"> </w:t>
            </w:r>
          </w:p>
        </w:tc>
      </w:tr>
      <w:tr w:rsidR="00055548" w14:paraId="2046EA45" w14:textId="77777777" w:rsidTr="006125D2">
        <w:tc>
          <w:tcPr>
            <w:tcW w:w="3652" w:type="dxa"/>
          </w:tcPr>
          <w:p w14:paraId="72309268" w14:textId="77777777" w:rsidR="00055548" w:rsidRPr="002055E3" w:rsidRDefault="00055548"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4C6D82FC" w14:textId="77777777" w:rsidR="00055548" w:rsidRPr="002055E3" w:rsidRDefault="00055548" w:rsidP="006125D2">
            <w:pPr>
              <w:spacing w:after="100" w:afterAutospacing="1"/>
              <w:rPr>
                <w:rFonts w:ascii="Times New Roman" w:hAnsi="Times New Roman" w:cs="Times New Roman"/>
                <w:noProof/>
                <w:sz w:val="26"/>
                <w:szCs w:val="26"/>
              </w:rPr>
            </w:pPr>
          </w:p>
        </w:tc>
      </w:tr>
      <w:tr w:rsidR="00055548" w14:paraId="398CBBA2" w14:textId="77777777" w:rsidTr="006125D2">
        <w:tc>
          <w:tcPr>
            <w:tcW w:w="3652" w:type="dxa"/>
          </w:tcPr>
          <w:p w14:paraId="5B96220C" w14:textId="77777777" w:rsidR="00055548" w:rsidRPr="002055E3" w:rsidRDefault="00055548" w:rsidP="006125D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29A4FD0E" w14:textId="77777777" w:rsidR="00055548" w:rsidRPr="002055E3" w:rsidRDefault="00055548" w:rsidP="006125D2">
            <w:pPr>
              <w:spacing w:after="100" w:afterAutospacing="1"/>
              <w:rPr>
                <w:rFonts w:ascii="Times New Roman" w:hAnsi="Times New Roman" w:cs="Times New Roman"/>
                <w:noProof/>
                <w:sz w:val="26"/>
                <w:szCs w:val="26"/>
              </w:rPr>
            </w:pPr>
          </w:p>
        </w:tc>
      </w:tr>
    </w:tbl>
    <w:p w14:paraId="6706FC82" w14:textId="77777777" w:rsidR="006A78BF" w:rsidRDefault="006A78BF" w:rsidP="00055548">
      <w:pPr>
        <w:tabs>
          <w:tab w:val="left" w:pos="1161"/>
        </w:tabs>
        <w:spacing w:after="100" w:afterAutospacing="1"/>
        <w:rPr>
          <w:rFonts w:ascii="Times New Roman" w:hAnsi="Times New Roman" w:cs="Times New Roman"/>
          <w:i/>
          <w:iCs/>
          <w:noProof/>
          <w:sz w:val="28"/>
        </w:rPr>
      </w:pPr>
    </w:p>
    <w:p w14:paraId="1211EC15" w14:textId="77777777" w:rsidR="0068735F" w:rsidRPr="006A78BF" w:rsidRDefault="00C15EA2" w:rsidP="0068735F">
      <w:pPr>
        <w:spacing w:after="240"/>
        <w:rPr>
          <w:rFonts w:ascii="Times New Roman" w:hAnsi="Times New Roman" w:cs="Times New Roman"/>
          <w:b/>
          <w:bCs/>
          <w:noProof/>
          <w:sz w:val="28"/>
        </w:rPr>
      </w:pPr>
      <w:r>
        <w:rPr>
          <w:rFonts w:ascii="Times New Roman" w:hAnsi="Times New Roman" w:cs="Times New Roman"/>
          <w:b/>
          <w:bCs/>
          <w:sz w:val="28"/>
        </w:rPr>
        <w:lastRenderedPageBreak/>
        <w:t>UC-11</w:t>
      </w:r>
      <w:r w:rsidR="0068735F">
        <w:rPr>
          <w:rFonts w:ascii="Times New Roman" w:hAnsi="Times New Roman" w:cs="Times New Roman"/>
          <w:b/>
          <w:bCs/>
          <w:sz w:val="28"/>
        </w:rPr>
        <w:t xml:space="preserve"> </w:t>
      </w:r>
      <w:proofErr w:type="gramStart"/>
      <w:r w:rsidR="0068735F" w:rsidRPr="0068735F">
        <w:rPr>
          <w:rFonts w:ascii="Times New Roman" w:hAnsi="Times New Roman" w:cs="Times New Roman"/>
          <w:b/>
          <w:bCs/>
          <w:sz w:val="28"/>
        </w:rPr>
        <w:t>The</w:t>
      </w:r>
      <w:proofErr w:type="gramEnd"/>
      <w:r w:rsidR="0068735F" w:rsidRPr="0068735F">
        <w:rPr>
          <w:rFonts w:ascii="Times New Roman" w:hAnsi="Times New Roman" w:cs="Times New Roman"/>
          <w:b/>
          <w:bCs/>
          <w:sz w:val="28"/>
        </w:rPr>
        <w:t xml:space="preserve"> driver can log in to the system</w:t>
      </w:r>
      <w:r w:rsidR="0068735F">
        <w:rPr>
          <w:rFonts w:ascii="Times New Roman" w:hAnsi="Times New Roman" w:cs="Times New Roman"/>
          <w:b/>
          <w:bCs/>
          <w:noProof/>
          <w:sz w:val="28"/>
        </w:rPr>
        <w:t>.</w:t>
      </w:r>
    </w:p>
    <w:p w14:paraId="549AA7D6" w14:textId="77777777" w:rsidR="0068735F" w:rsidRPr="006A78BF" w:rsidRDefault="0068735F" w:rsidP="0068735F">
      <w:pPr>
        <w:spacing w:after="240"/>
        <w:ind w:left="720"/>
        <w:rPr>
          <w:rFonts w:ascii="Times New Roman" w:hAnsi="Times New Roman" w:cs="Times New Roman"/>
          <w:b/>
          <w:bCs/>
          <w:noProof/>
          <w:sz w:val="32"/>
          <w:szCs w:val="32"/>
        </w:rPr>
      </w:pPr>
      <w:r w:rsidRPr="005D0362">
        <w:rPr>
          <w:rFonts w:ascii="Times New Roman" w:hAnsi="Times New Roman" w:cs="Times New Roman"/>
          <w:b/>
          <w:bCs/>
          <w:noProof/>
          <w:sz w:val="28"/>
        </w:rPr>
        <w:t>Introduction:</w:t>
      </w:r>
      <w:r>
        <w:rPr>
          <w:rFonts w:ascii="Times New Roman" w:hAnsi="Times New Roman" w:cs="Times New Roman"/>
          <w:noProof/>
          <w:sz w:val="28"/>
        </w:rPr>
        <w:t xml:space="preserve"> </w:t>
      </w:r>
      <w:r w:rsidRPr="0068735F">
        <w:rPr>
          <w:rFonts w:ascii="Times New Roman" w:hAnsi="Times New Roman" w:cs="Times New Roman"/>
          <w:noProof/>
          <w:sz w:val="28"/>
        </w:rPr>
        <w:t>In this use case the driver can log in to the system for accessing the system as a ‘red taxi driver’.</w:t>
      </w:r>
    </w:p>
    <w:p w14:paraId="4C259E26" w14:textId="77777777" w:rsidR="0068735F" w:rsidRPr="00496E2C" w:rsidRDefault="0068735F" w:rsidP="0068735F">
      <w:pPr>
        <w:spacing w:after="240"/>
        <w:ind w:left="720"/>
        <w:rPr>
          <w:rFonts w:ascii="Times New Roman" w:hAnsi="Times New Roman" w:cs="Times New Roman"/>
          <w:b/>
          <w:bCs/>
          <w:noProof/>
          <w:sz w:val="28"/>
        </w:rPr>
      </w:pPr>
      <w:r w:rsidRPr="00496E2C">
        <w:rPr>
          <w:rFonts w:ascii="Times New Roman" w:hAnsi="Times New Roman" w:cs="Times New Roman"/>
          <w:b/>
          <w:bCs/>
          <w:noProof/>
          <w:sz w:val="28"/>
        </w:rPr>
        <w:t xml:space="preserve">Input: </w:t>
      </w:r>
    </w:p>
    <w:tbl>
      <w:tblPr>
        <w:tblStyle w:val="TableGrid"/>
        <w:tblW w:w="0" w:type="auto"/>
        <w:tblLook w:val="04A0" w:firstRow="1" w:lastRow="0" w:firstColumn="1" w:lastColumn="0" w:noHBand="0" w:noVBand="1"/>
      </w:tblPr>
      <w:tblGrid>
        <w:gridCol w:w="3080"/>
        <w:gridCol w:w="3081"/>
        <w:gridCol w:w="3081"/>
      </w:tblGrid>
      <w:tr w:rsidR="0068735F" w14:paraId="1D2F299D" w14:textId="77777777" w:rsidTr="006125D2">
        <w:tc>
          <w:tcPr>
            <w:tcW w:w="3080" w:type="dxa"/>
          </w:tcPr>
          <w:p w14:paraId="5A30F6BD" w14:textId="77777777" w:rsidR="0068735F" w:rsidRPr="001855C7" w:rsidRDefault="0068735F" w:rsidP="006125D2">
            <w:pPr>
              <w:jc w:val="center"/>
              <w:rPr>
                <w:rFonts w:ascii="Times New Roman" w:hAnsi="Times New Roman" w:cs="Times New Roman"/>
                <w:b/>
                <w:bCs/>
                <w:noProof/>
                <w:sz w:val="28"/>
              </w:rPr>
            </w:pPr>
            <w:r w:rsidRPr="001855C7">
              <w:rPr>
                <w:rFonts w:ascii="Times New Roman" w:hAnsi="Times New Roman" w:cs="Times New Roman"/>
                <w:b/>
                <w:bCs/>
                <w:noProof/>
                <w:sz w:val="28"/>
              </w:rPr>
              <w:t>Input</w:t>
            </w:r>
          </w:p>
        </w:tc>
        <w:tc>
          <w:tcPr>
            <w:tcW w:w="3081" w:type="dxa"/>
          </w:tcPr>
          <w:p w14:paraId="23768FD2" w14:textId="77777777" w:rsidR="0068735F" w:rsidRPr="001855C7" w:rsidRDefault="0068735F" w:rsidP="006125D2">
            <w:pPr>
              <w:jc w:val="center"/>
              <w:rPr>
                <w:rFonts w:ascii="Times New Roman" w:hAnsi="Times New Roman" w:cs="Times New Roman"/>
                <w:b/>
                <w:bCs/>
                <w:noProof/>
                <w:sz w:val="28"/>
              </w:rPr>
            </w:pPr>
            <w:r w:rsidRPr="001855C7">
              <w:rPr>
                <w:rFonts w:ascii="Times New Roman" w:hAnsi="Times New Roman" w:cs="Times New Roman"/>
                <w:b/>
                <w:bCs/>
                <w:noProof/>
                <w:sz w:val="28"/>
              </w:rPr>
              <w:t>Example</w:t>
            </w:r>
          </w:p>
        </w:tc>
        <w:tc>
          <w:tcPr>
            <w:tcW w:w="3081" w:type="dxa"/>
          </w:tcPr>
          <w:p w14:paraId="167838FE" w14:textId="77777777" w:rsidR="0068735F" w:rsidRPr="001855C7" w:rsidRDefault="0068735F" w:rsidP="006125D2">
            <w:pPr>
              <w:jc w:val="center"/>
              <w:rPr>
                <w:rFonts w:ascii="Times New Roman" w:hAnsi="Times New Roman" w:cs="Times New Roman"/>
                <w:b/>
                <w:bCs/>
                <w:noProof/>
                <w:sz w:val="28"/>
              </w:rPr>
            </w:pPr>
            <w:r w:rsidRPr="001855C7">
              <w:rPr>
                <w:rFonts w:ascii="Times New Roman" w:hAnsi="Times New Roman" w:cs="Times New Roman"/>
                <w:b/>
                <w:bCs/>
                <w:noProof/>
                <w:sz w:val="28"/>
              </w:rPr>
              <w:t>Note</w:t>
            </w:r>
          </w:p>
        </w:tc>
      </w:tr>
      <w:tr w:rsidR="0068735F" w14:paraId="0A2FD9B7" w14:textId="77777777" w:rsidTr="006125D2">
        <w:tc>
          <w:tcPr>
            <w:tcW w:w="3080" w:type="dxa"/>
          </w:tcPr>
          <w:p w14:paraId="355C2E7F" w14:textId="77777777" w:rsidR="0068735F" w:rsidRPr="001855C7" w:rsidRDefault="0068735F" w:rsidP="006125D2">
            <w:pPr>
              <w:rPr>
                <w:rFonts w:ascii="Times New Roman" w:hAnsi="Times New Roman" w:cs="Times New Roman"/>
                <w:noProof/>
                <w:sz w:val="28"/>
              </w:rPr>
            </w:pPr>
            <w:r>
              <w:rPr>
                <w:rFonts w:ascii="Times New Roman" w:hAnsi="Times New Roman" w:cs="Times New Roman"/>
                <w:noProof/>
                <w:sz w:val="28"/>
              </w:rPr>
              <w:t>Username</w:t>
            </w:r>
          </w:p>
        </w:tc>
        <w:tc>
          <w:tcPr>
            <w:tcW w:w="3081" w:type="dxa"/>
          </w:tcPr>
          <w:p w14:paraId="2C709C66" w14:textId="77777777" w:rsidR="0068735F" w:rsidRPr="001855C7" w:rsidRDefault="0068735F" w:rsidP="006125D2">
            <w:pPr>
              <w:rPr>
                <w:rFonts w:ascii="Times New Roman" w:hAnsi="Times New Roman" w:cs="Times New Roman"/>
                <w:noProof/>
                <w:sz w:val="28"/>
              </w:rPr>
            </w:pPr>
            <w:r>
              <w:rPr>
                <w:rFonts w:ascii="Times New Roman" w:hAnsi="Times New Roman" w:cs="Times New Roman"/>
                <w:noProof/>
                <w:sz w:val="28"/>
              </w:rPr>
              <w:t>Somchai99</w:t>
            </w:r>
          </w:p>
        </w:tc>
        <w:tc>
          <w:tcPr>
            <w:tcW w:w="3081" w:type="dxa"/>
          </w:tcPr>
          <w:p w14:paraId="772CBBDC" w14:textId="77777777" w:rsidR="0068735F" w:rsidRPr="001855C7" w:rsidRDefault="0068735F" w:rsidP="006125D2">
            <w:pPr>
              <w:rPr>
                <w:rFonts w:ascii="Times New Roman" w:hAnsi="Times New Roman" w:cs="Times New Roman"/>
                <w:noProof/>
                <w:sz w:val="28"/>
              </w:rPr>
            </w:pPr>
            <w:r>
              <w:rPr>
                <w:rFonts w:ascii="Times New Roman" w:hAnsi="Times New Roman" w:cs="Times New Roman"/>
                <w:noProof/>
                <w:sz w:val="28"/>
              </w:rPr>
              <w:t>Alphabet A-Z or Integer 0-9 The length is not more than 10 characters.</w:t>
            </w:r>
          </w:p>
        </w:tc>
      </w:tr>
      <w:tr w:rsidR="0068735F" w14:paraId="08F748C7" w14:textId="77777777" w:rsidTr="006125D2">
        <w:tc>
          <w:tcPr>
            <w:tcW w:w="3080" w:type="dxa"/>
          </w:tcPr>
          <w:p w14:paraId="68BFFF72" w14:textId="77777777" w:rsidR="0068735F" w:rsidRDefault="0068735F" w:rsidP="006125D2">
            <w:pPr>
              <w:rPr>
                <w:rFonts w:ascii="Times New Roman" w:hAnsi="Times New Roman" w:cs="Times New Roman"/>
                <w:noProof/>
                <w:sz w:val="28"/>
              </w:rPr>
            </w:pPr>
            <w:r>
              <w:rPr>
                <w:rFonts w:ascii="Times New Roman" w:hAnsi="Times New Roman" w:cs="Times New Roman"/>
                <w:noProof/>
                <w:sz w:val="28"/>
              </w:rPr>
              <w:t>Password</w:t>
            </w:r>
          </w:p>
        </w:tc>
        <w:tc>
          <w:tcPr>
            <w:tcW w:w="3081" w:type="dxa"/>
          </w:tcPr>
          <w:p w14:paraId="28B79A92" w14:textId="77777777" w:rsidR="0068735F" w:rsidRDefault="0068735F" w:rsidP="006125D2">
            <w:pPr>
              <w:rPr>
                <w:rFonts w:ascii="Times New Roman" w:hAnsi="Times New Roman" w:cs="Times New Roman"/>
                <w:noProof/>
                <w:sz w:val="28"/>
              </w:rPr>
            </w:pPr>
            <w:r>
              <w:rPr>
                <w:rFonts w:ascii="Times New Roman" w:hAnsi="Times New Roman" w:cs="Times New Roman"/>
                <w:noProof/>
                <w:sz w:val="28"/>
              </w:rPr>
              <w:t>Love66</w:t>
            </w:r>
          </w:p>
        </w:tc>
        <w:tc>
          <w:tcPr>
            <w:tcW w:w="3081" w:type="dxa"/>
          </w:tcPr>
          <w:p w14:paraId="26B1AAEF" w14:textId="77777777" w:rsidR="0068735F" w:rsidRDefault="0068735F" w:rsidP="006125D2">
            <w:pPr>
              <w:rPr>
                <w:rFonts w:ascii="Times New Roman" w:hAnsi="Times New Roman" w:cs="Times New Roman"/>
                <w:noProof/>
                <w:sz w:val="28"/>
              </w:rPr>
            </w:pPr>
            <w:r>
              <w:rPr>
                <w:rFonts w:ascii="Times New Roman" w:hAnsi="Times New Roman" w:cs="Times New Roman"/>
                <w:noProof/>
                <w:sz w:val="28"/>
              </w:rPr>
              <w:t>Alphabet A-Z or Integer 0-9 The length is 4-8 characters.</w:t>
            </w:r>
          </w:p>
        </w:tc>
      </w:tr>
    </w:tbl>
    <w:p w14:paraId="11AFA561" w14:textId="77777777" w:rsidR="0068735F" w:rsidRDefault="0068735F" w:rsidP="0068735F">
      <w:pPr>
        <w:rPr>
          <w:rFonts w:ascii="Times New Roman" w:hAnsi="Times New Roman" w:cs="Times New Roman"/>
          <w:i/>
          <w:iCs/>
          <w:noProof/>
          <w:sz w:val="28"/>
        </w:rPr>
      </w:pPr>
    </w:p>
    <w:p w14:paraId="1A683EBA" w14:textId="77777777" w:rsidR="0068735F" w:rsidRDefault="0068735F" w:rsidP="0068735F">
      <w:pPr>
        <w:ind w:firstLine="720"/>
        <w:rPr>
          <w:rFonts w:ascii="Times New Roman" w:hAnsi="Times New Roman" w:cs="Times New Roman"/>
          <w:b/>
          <w:bCs/>
          <w:noProof/>
          <w:sz w:val="28"/>
        </w:rPr>
      </w:pPr>
      <w:r w:rsidRPr="001855C7">
        <w:rPr>
          <w:rFonts w:ascii="Times New Roman" w:hAnsi="Times New Roman" w:cs="Times New Roman"/>
          <w:b/>
          <w:bCs/>
          <w:noProof/>
          <w:sz w:val="28"/>
        </w:rPr>
        <w:t>Action:</w:t>
      </w:r>
    </w:p>
    <w:p w14:paraId="2C3B19CC" w14:textId="77777777" w:rsidR="0068735F" w:rsidRDefault="0068735F" w:rsidP="0068735F">
      <w:pPr>
        <w:spacing w:after="100" w:afterAutospacing="1"/>
        <w:rPr>
          <w:rFonts w:ascii="Times New Roman" w:hAnsi="Times New Roman" w:cs="Times New Roman"/>
          <w:i/>
          <w:iCs/>
          <w:noProof/>
          <w:sz w:val="28"/>
        </w:rPr>
      </w:pPr>
    </w:p>
    <w:p w14:paraId="725971BC" w14:textId="77777777" w:rsidR="0068735F" w:rsidRPr="00BA1697" w:rsidRDefault="0068735F" w:rsidP="0068735F">
      <w:pPr>
        <w:ind w:left="720"/>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 xml:space="preserve">If successful, the system will </w:t>
      </w:r>
      <w:r w:rsidR="00E04402">
        <w:rPr>
          <w:rFonts w:ascii="Times New Roman" w:hAnsi="Times New Roman" w:cs="Times New Roman"/>
          <w:noProof/>
          <w:sz w:val="28"/>
        </w:rPr>
        <w:t>display the messa</w:t>
      </w:r>
      <w:r>
        <w:rPr>
          <w:rFonts w:ascii="Times New Roman" w:hAnsi="Times New Roman" w:cs="Times New Roman"/>
          <w:noProof/>
          <w:sz w:val="28"/>
        </w:rPr>
        <w:t>ge that the log in is successful.</w:t>
      </w:r>
    </w:p>
    <w:p w14:paraId="6C6D3633" w14:textId="77777777" w:rsidR="0068735F" w:rsidRPr="0023089D" w:rsidRDefault="00A801E4" w:rsidP="00A801E4">
      <w:pPr>
        <w:rPr>
          <w:rFonts w:ascii="Times New Roman" w:hAnsi="Times New Roman" w:cs="Times New Roman"/>
          <w:b/>
          <w:bCs/>
          <w:noProof/>
          <w:sz w:val="28"/>
        </w:rPr>
      </w:pPr>
      <w:r>
        <w:rPr>
          <w:rFonts w:ascii="Times New Roman" w:hAnsi="Times New Roman" w:cs="Times New Roman"/>
          <w:b/>
          <w:bCs/>
          <w:noProof/>
          <w:sz w:val="28"/>
        </w:rPr>
        <w:br/>
      </w:r>
      <w:r w:rsidR="0068735F" w:rsidRPr="001855C7">
        <w:rPr>
          <w:rFonts w:ascii="Times New Roman" w:hAnsi="Times New Roman" w:cs="Times New Roman"/>
          <w:b/>
          <w:bCs/>
          <w:noProof/>
          <w:sz w:val="28"/>
        </w:rPr>
        <w:t>System Requirement Specification</w:t>
      </w:r>
    </w:p>
    <w:p w14:paraId="34C53AF0" w14:textId="77777777" w:rsidR="00F8340C" w:rsidRPr="0000052E" w:rsidRDefault="00A801E4" w:rsidP="00F8340C">
      <w:pPr>
        <w:tabs>
          <w:tab w:val="left" w:pos="1161"/>
        </w:tabs>
        <w:spacing w:after="100" w:afterAutospacing="1"/>
        <w:rPr>
          <w:rFonts w:ascii="Times New Roman" w:hAnsi="Times New Roman" w:cs="Times New Roman"/>
          <w:noProof/>
          <w:sz w:val="28"/>
        </w:rPr>
      </w:pPr>
      <w:r>
        <w:rPr>
          <w:rFonts w:ascii="Times New Roman" w:hAnsi="Times New Roman" w:cs="Times New Roman"/>
          <w:b/>
          <w:bCs/>
          <w:noProof/>
          <w:sz w:val="28"/>
        </w:rPr>
        <w:tab/>
      </w:r>
      <w:r w:rsidR="00F8340C" w:rsidRPr="0000052E">
        <w:rPr>
          <w:rFonts w:ascii="Times New Roman" w:hAnsi="Times New Roman" w:cs="Times New Roman"/>
          <w:b/>
          <w:bCs/>
          <w:noProof/>
          <w:sz w:val="28"/>
        </w:rPr>
        <w:t>SRS-29</w:t>
      </w:r>
      <w:r w:rsidR="0000052E">
        <w:rPr>
          <w:rFonts w:ascii="Times New Roman" w:hAnsi="Times New Roman" w:cs="Times New Roman"/>
          <w:noProof/>
          <w:sz w:val="28"/>
        </w:rPr>
        <w:t xml:space="preserve"> S</w:t>
      </w:r>
      <w:r w:rsidR="00F8340C" w:rsidRPr="0000052E">
        <w:rPr>
          <w:rFonts w:ascii="Times New Roman" w:hAnsi="Times New Roman" w:cs="Times New Roman"/>
          <w:noProof/>
          <w:sz w:val="28"/>
        </w:rPr>
        <w:t>ystem displays the login page to driver.</w:t>
      </w:r>
    </w:p>
    <w:p w14:paraId="0D72DF22" w14:textId="77777777" w:rsidR="00F8340C" w:rsidRPr="0000052E" w:rsidRDefault="00F8340C" w:rsidP="00A801E4">
      <w:pPr>
        <w:tabs>
          <w:tab w:val="left" w:pos="1161"/>
        </w:tabs>
        <w:spacing w:after="100" w:afterAutospacing="1"/>
        <w:ind w:left="1161"/>
        <w:rPr>
          <w:rFonts w:ascii="Times New Roman" w:hAnsi="Times New Roman" w:cs="Times New Roman"/>
          <w:noProof/>
          <w:sz w:val="28"/>
        </w:rPr>
      </w:pPr>
      <w:r w:rsidRPr="0000052E">
        <w:rPr>
          <w:rFonts w:ascii="Times New Roman" w:hAnsi="Times New Roman" w:cs="Times New Roman"/>
          <w:b/>
          <w:bCs/>
          <w:noProof/>
          <w:sz w:val="28"/>
        </w:rPr>
        <w:t>SRS-30</w:t>
      </w:r>
      <w:r w:rsidR="0000052E">
        <w:rPr>
          <w:rFonts w:ascii="Times New Roman" w:hAnsi="Times New Roman" w:cs="Times New Roman"/>
          <w:noProof/>
          <w:sz w:val="28"/>
        </w:rPr>
        <w:t xml:space="preserve"> S</w:t>
      </w:r>
      <w:r w:rsidRPr="0000052E">
        <w:rPr>
          <w:rFonts w:ascii="Times New Roman" w:hAnsi="Times New Roman" w:cs="Times New Roman"/>
          <w:noProof/>
          <w:sz w:val="28"/>
        </w:rPr>
        <w:t>ystem will notify, ‘This username or password is wrong.’If the driver inputs the username or password wrongly.</w:t>
      </w:r>
    </w:p>
    <w:p w14:paraId="0AE6DBF1" w14:textId="77777777" w:rsidR="0068735F" w:rsidRPr="0000052E" w:rsidRDefault="00A801E4" w:rsidP="00A801E4">
      <w:pPr>
        <w:tabs>
          <w:tab w:val="left" w:pos="1161"/>
        </w:tabs>
        <w:spacing w:after="100" w:afterAutospacing="1"/>
        <w:ind w:left="720"/>
        <w:rPr>
          <w:rFonts w:ascii="Times New Roman" w:hAnsi="Times New Roman" w:cs="Times New Roman"/>
          <w:noProof/>
          <w:sz w:val="28"/>
        </w:rPr>
      </w:pPr>
      <w:r>
        <w:rPr>
          <w:rFonts w:ascii="Times New Roman" w:hAnsi="Times New Roman" w:cs="Times New Roman"/>
          <w:b/>
          <w:bCs/>
          <w:noProof/>
          <w:sz w:val="28"/>
        </w:rPr>
        <w:tab/>
      </w:r>
      <w:r w:rsidR="00F8340C" w:rsidRPr="0000052E">
        <w:rPr>
          <w:rFonts w:ascii="Times New Roman" w:hAnsi="Times New Roman" w:cs="Times New Roman"/>
          <w:b/>
          <w:bCs/>
          <w:noProof/>
          <w:sz w:val="28"/>
        </w:rPr>
        <w:t>SRS-31</w:t>
      </w:r>
      <w:r w:rsidR="0000052E">
        <w:rPr>
          <w:rFonts w:ascii="Times New Roman" w:hAnsi="Times New Roman" w:cs="Times New Roman"/>
          <w:noProof/>
          <w:sz w:val="28"/>
        </w:rPr>
        <w:t>S</w:t>
      </w:r>
      <w:r w:rsidR="00F8340C" w:rsidRPr="0000052E">
        <w:rPr>
          <w:rFonts w:ascii="Times New Roman" w:hAnsi="Times New Roman" w:cs="Times New Roman"/>
          <w:noProof/>
          <w:sz w:val="28"/>
        </w:rPr>
        <w:t>ystem updates the driver</w:t>
      </w:r>
      <w:r>
        <w:rPr>
          <w:rFonts w:ascii="Times New Roman" w:hAnsi="Times New Roman" w:cs="Times New Roman"/>
          <w:noProof/>
          <w:sz w:val="28"/>
        </w:rPr>
        <w:t xml:space="preserve"> status to online status in the </w:t>
      </w:r>
      <w:r w:rsidR="00F8340C" w:rsidRPr="0000052E">
        <w:rPr>
          <w:rFonts w:ascii="Times New Roman" w:hAnsi="Times New Roman" w:cs="Times New Roman"/>
          <w:noProof/>
          <w:sz w:val="28"/>
        </w:rPr>
        <w:t>database, the system displays the login successful message.</w:t>
      </w:r>
    </w:p>
    <w:p w14:paraId="5590760E" w14:textId="77777777" w:rsidR="002C5855" w:rsidRDefault="002C5855" w:rsidP="0068735F">
      <w:pPr>
        <w:tabs>
          <w:tab w:val="left" w:pos="1161"/>
        </w:tabs>
        <w:spacing w:after="100" w:afterAutospacing="1"/>
        <w:rPr>
          <w:rFonts w:ascii="Times New Roman" w:hAnsi="Times New Roman" w:cs="Times New Roman"/>
          <w:i/>
          <w:iCs/>
          <w:noProof/>
          <w:sz w:val="28"/>
        </w:rPr>
      </w:pPr>
    </w:p>
    <w:p w14:paraId="220DD832" w14:textId="77777777" w:rsidR="002C5855" w:rsidRDefault="002C5855" w:rsidP="0068735F">
      <w:pPr>
        <w:tabs>
          <w:tab w:val="left" w:pos="1161"/>
        </w:tabs>
        <w:spacing w:after="100" w:afterAutospacing="1"/>
        <w:rPr>
          <w:rFonts w:ascii="Times New Roman" w:hAnsi="Times New Roman" w:cs="Times New Roman"/>
          <w:i/>
          <w:iCs/>
          <w:noProof/>
          <w:sz w:val="28"/>
        </w:rPr>
      </w:pPr>
    </w:p>
    <w:p w14:paraId="082BB93B" w14:textId="77777777" w:rsidR="002C5855" w:rsidRDefault="002C5855" w:rsidP="0068735F">
      <w:pPr>
        <w:tabs>
          <w:tab w:val="left" w:pos="1161"/>
        </w:tabs>
        <w:spacing w:after="100" w:afterAutospacing="1"/>
        <w:rPr>
          <w:rFonts w:ascii="Times New Roman" w:hAnsi="Times New Roman" w:cs="Times New Roman"/>
          <w:i/>
          <w:iCs/>
          <w:noProof/>
          <w:sz w:val="28"/>
        </w:rPr>
      </w:pPr>
    </w:p>
    <w:p w14:paraId="106DAF5A" w14:textId="77777777" w:rsidR="00C15EA2" w:rsidRDefault="00C15EA2" w:rsidP="002C5855">
      <w:pPr>
        <w:rPr>
          <w:rFonts w:ascii="Times New Roman" w:hAnsi="Times New Roman" w:cs="Times New Roman"/>
          <w:i/>
          <w:iCs/>
          <w:noProof/>
          <w:sz w:val="28"/>
        </w:rPr>
      </w:pPr>
    </w:p>
    <w:p w14:paraId="5AECDBE5" w14:textId="77777777" w:rsidR="00C15EA2" w:rsidRDefault="00C15EA2" w:rsidP="002C5855">
      <w:pPr>
        <w:rPr>
          <w:rFonts w:ascii="Times New Roman" w:hAnsi="Times New Roman" w:cs="Times New Roman"/>
          <w:i/>
          <w:iCs/>
          <w:noProof/>
          <w:sz w:val="28"/>
        </w:rPr>
      </w:pPr>
    </w:p>
    <w:p w14:paraId="4BBCD5FA" w14:textId="77777777" w:rsidR="001F1269" w:rsidRDefault="001F1269" w:rsidP="002C5855">
      <w:pPr>
        <w:rPr>
          <w:rFonts w:ascii="Times New Roman" w:hAnsi="Times New Roman" w:cs="Times New Roman"/>
          <w:i/>
          <w:iCs/>
          <w:noProof/>
          <w:sz w:val="28"/>
        </w:rPr>
      </w:pPr>
    </w:p>
    <w:p w14:paraId="2669C657" w14:textId="77777777" w:rsidR="001F1269" w:rsidRDefault="001F1269" w:rsidP="002C5855">
      <w:pPr>
        <w:rPr>
          <w:rFonts w:ascii="Times New Roman" w:hAnsi="Times New Roman" w:cs="Times New Roman"/>
          <w:i/>
          <w:iCs/>
          <w:noProof/>
          <w:sz w:val="28"/>
        </w:rPr>
      </w:pPr>
    </w:p>
    <w:p w14:paraId="42EACE5F" w14:textId="77777777" w:rsidR="00C15EA2" w:rsidRDefault="00C15EA2" w:rsidP="002C5855">
      <w:pPr>
        <w:rPr>
          <w:rFonts w:ascii="Times New Roman" w:hAnsi="Times New Roman" w:cs="Times New Roman"/>
          <w:i/>
          <w:iCs/>
          <w:noProof/>
          <w:sz w:val="28"/>
        </w:rPr>
      </w:pPr>
    </w:p>
    <w:p w14:paraId="44FBF963" w14:textId="77777777" w:rsidR="002C5855" w:rsidRPr="00C15EA2" w:rsidRDefault="000B0611" w:rsidP="002C5855">
      <w:pPr>
        <w:rPr>
          <w:rFonts w:ascii="Times New Roman" w:hAnsi="Times New Roman" w:cs="Times New Roman"/>
          <w:i/>
          <w:iCs/>
          <w:noProof/>
          <w:sz w:val="28"/>
        </w:rPr>
      </w:pPr>
      <w:r>
        <w:rPr>
          <w:rFonts w:ascii="Times New Roman" w:hAnsi="Times New Roman" w:cs="Times New Roman"/>
          <w:noProof/>
          <w:sz w:val="32"/>
          <w:szCs w:val="32"/>
        </w:rPr>
        <w:t>4.13 Passenger Regist</w:t>
      </w:r>
      <w:r w:rsidR="002C5855">
        <w:rPr>
          <w:rFonts w:ascii="Times New Roman" w:hAnsi="Times New Roman" w:cs="Times New Roman"/>
          <w:noProof/>
          <w:sz w:val="32"/>
          <w:szCs w:val="32"/>
        </w:rPr>
        <w:t>ration Use Case (UC-1</w:t>
      </w:r>
      <w:r w:rsidR="00C15EA2">
        <w:rPr>
          <w:rFonts w:ascii="Times New Roman" w:hAnsi="Times New Roman" w:cs="Times New Roman"/>
          <w:noProof/>
          <w:sz w:val="32"/>
          <w:szCs w:val="32"/>
        </w:rPr>
        <w:t>2</w:t>
      </w:r>
      <w:r w:rsidR="002C5855">
        <w:rPr>
          <w:rFonts w:ascii="Times New Roman" w:hAnsi="Times New Roman" w:cs="Times New Roman"/>
          <w:noProof/>
          <w:sz w:val="32"/>
          <w:szCs w:val="32"/>
        </w:rPr>
        <w:t>)</w:t>
      </w:r>
    </w:p>
    <w:p w14:paraId="119B33DE" w14:textId="77777777" w:rsidR="002C5855" w:rsidRDefault="00653F78" w:rsidP="002C5855">
      <w:pPr>
        <w:spacing w:after="100" w:afterAutospacing="1"/>
        <w:jc w:val="center"/>
        <w:rPr>
          <w:rFonts w:ascii="Times New Roman" w:hAnsi="Times New Roman" w:cs="Times New Roman"/>
          <w:i/>
          <w:iCs/>
          <w:noProof/>
          <w:sz w:val="28"/>
        </w:rPr>
      </w:pPr>
      <w:r w:rsidRPr="00653F78">
        <w:rPr>
          <w:rFonts w:ascii="Times New Roman" w:hAnsi="Times New Roman" w:cs="Times New Roman"/>
          <w:i/>
          <w:iCs/>
          <w:noProof/>
          <w:sz w:val="28"/>
          <w:lang w:eastAsia="ko-KR"/>
        </w:rPr>
        <w:drawing>
          <wp:inline distT="0" distB="0" distL="0" distR="0" wp14:anchorId="74C9A32B" wp14:editId="76858CDF">
            <wp:extent cx="3986893" cy="2075543"/>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srcRect l="37885" t="23438" r="17642" b="29687"/>
                    <a:stretch>
                      <a:fillRect/>
                    </a:stretch>
                  </pic:blipFill>
                  <pic:spPr bwMode="auto">
                    <a:xfrm>
                      <a:off x="0" y="0"/>
                      <a:ext cx="3991145" cy="2077756"/>
                    </a:xfrm>
                    <a:prstGeom prst="rect">
                      <a:avLst/>
                    </a:prstGeom>
                    <a:noFill/>
                    <a:ln w="9525">
                      <a:noFill/>
                      <a:miter lim="800000"/>
                      <a:headEnd/>
                      <a:tailEnd/>
                    </a:ln>
                    <a:effectLst/>
                  </pic:spPr>
                </pic:pic>
              </a:graphicData>
            </a:graphic>
          </wp:inline>
        </w:drawing>
      </w:r>
      <w:r w:rsidRPr="00653F78">
        <w:rPr>
          <w:rFonts w:ascii="Times New Roman" w:hAnsi="Times New Roman" w:cs="Times New Roman"/>
          <w:i/>
          <w:iCs/>
          <w:noProof/>
          <w:sz w:val="28"/>
        </w:rPr>
        <w:t xml:space="preserve"> </w:t>
      </w:r>
    </w:p>
    <w:p w14:paraId="0A218A84" w14:textId="77777777" w:rsidR="002C5855" w:rsidRDefault="008868D3" w:rsidP="002C5855">
      <w:pPr>
        <w:spacing w:after="100" w:afterAutospacing="1"/>
        <w:jc w:val="center"/>
        <w:rPr>
          <w:rFonts w:ascii="Times New Roman" w:hAnsi="Times New Roman" w:cs="Times New Roman"/>
          <w:i/>
          <w:iCs/>
          <w:noProof/>
          <w:sz w:val="28"/>
        </w:rPr>
      </w:pPr>
      <w:r>
        <w:rPr>
          <w:rFonts w:ascii="Times New Roman" w:hAnsi="Times New Roman" w:cs="Times New Roman"/>
          <w:i/>
          <w:iCs/>
          <w:noProof/>
          <w:sz w:val="28"/>
        </w:rPr>
        <w:t>Figure 15</w:t>
      </w:r>
      <w:r w:rsidR="002C5855" w:rsidRPr="00D70153">
        <w:rPr>
          <w:rFonts w:ascii="Times New Roman" w:hAnsi="Times New Roman" w:cs="Times New Roman"/>
          <w:i/>
          <w:iCs/>
          <w:noProof/>
          <w:sz w:val="28"/>
        </w:rPr>
        <w:t xml:space="preserve">: </w:t>
      </w:r>
      <w:r w:rsidR="002C5855" w:rsidRPr="009011C9">
        <w:rPr>
          <w:rFonts w:ascii="Times New Roman" w:hAnsi="Times New Roman" w:cs="Times New Roman"/>
          <w:i/>
          <w:iCs/>
          <w:sz w:val="28"/>
        </w:rPr>
        <w:t xml:space="preserve">The </w:t>
      </w:r>
      <w:r w:rsidR="002C5855">
        <w:rPr>
          <w:rFonts w:ascii="Times New Roman" w:hAnsi="Times New Roman" w:cs="Times New Roman"/>
          <w:i/>
          <w:iCs/>
          <w:sz w:val="28"/>
        </w:rPr>
        <w:t>passenger</w:t>
      </w:r>
      <w:r w:rsidR="002C5855" w:rsidRPr="009011C9">
        <w:rPr>
          <w:rFonts w:ascii="Times New Roman" w:hAnsi="Times New Roman" w:cs="Times New Roman"/>
          <w:i/>
          <w:iCs/>
          <w:sz w:val="28"/>
        </w:rPr>
        <w:t xml:space="preserve"> can </w:t>
      </w:r>
      <w:r w:rsidR="002C5855">
        <w:rPr>
          <w:rFonts w:ascii="Times New Roman" w:hAnsi="Times New Roman" w:cs="Times New Roman"/>
          <w:i/>
          <w:iCs/>
          <w:sz w:val="28"/>
        </w:rPr>
        <w:t>register to the system</w:t>
      </w:r>
      <w:r w:rsidR="002C5855" w:rsidRPr="009011C9">
        <w:rPr>
          <w:rFonts w:ascii="Times New Roman" w:hAnsi="Times New Roman" w:cs="Times New Roman"/>
          <w:i/>
          <w:iCs/>
          <w:sz w:val="28"/>
        </w:rPr>
        <w:t xml:space="preserve"> </w:t>
      </w:r>
      <w:r w:rsidR="002C5855" w:rsidRPr="00BE7622">
        <w:rPr>
          <w:rFonts w:ascii="Times New Roman" w:hAnsi="Times New Roman" w:cs="Times New Roman"/>
          <w:i/>
          <w:iCs/>
          <w:sz w:val="28"/>
        </w:rPr>
        <w:t>(</w:t>
      </w:r>
      <w:r w:rsidR="00C15EA2">
        <w:rPr>
          <w:rFonts w:ascii="Times New Roman" w:hAnsi="Times New Roman" w:cs="Times New Roman"/>
          <w:i/>
          <w:iCs/>
          <w:sz w:val="28"/>
        </w:rPr>
        <w:t>URS-12</w:t>
      </w:r>
      <w:r w:rsidR="002C5855" w:rsidRPr="00BE7622">
        <w:rPr>
          <w:rFonts w:ascii="Times New Roman" w:hAnsi="Times New Roman" w:cs="Times New Roman"/>
          <w:i/>
          <w:iCs/>
          <w:sz w:val="28"/>
        </w:rPr>
        <w:t>)</w:t>
      </w:r>
    </w:p>
    <w:tbl>
      <w:tblPr>
        <w:tblStyle w:val="TableGrid"/>
        <w:tblW w:w="0" w:type="auto"/>
        <w:tblLook w:val="04A0" w:firstRow="1" w:lastRow="0" w:firstColumn="1" w:lastColumn="0" w:noHBand="0" w:noVBand="1"/>
      </w:tblPr>
      <w:tblGrid>
        <w:gridCol w:w="3652"/>
        <w:gridCol w:w="5590"/>
      </w:tblGrid>
      <w:tr w:rsidR="002C5855" w14:paraId="70D5560B" w14:textId="77777777" w:rsidTr="00C15EA2">
        <w:tc>
          <w:tcPr>
            <w:tcW w:w="3652" w:type="dxa"/>
          </w:tcPr>
          <w:p w14:paraId="43CBACA4" w14:textId="77777777" w:rsidR="002C5855" w:rsidRPr="002055E3" w:rsidRDefault="002C5855" w:rsidP="00C15EA2">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77AADC60" w14:textId="77777777" w:rsidR="002C5855" w:rsidRPr="002055E3" w:rsidRDefault="002C5855" w:rsidP="00C15EA2">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UC-1</w:t>
            </w:r>
            <w:r w:rsidR="00C15EA2">
              <w:rPr>
                <w:rFonts w:ascii="Times New Roman" w:hAnsi="Times New Roman" w:cs="Times New Roman"/>
                <w:noProof/>
                <w:sz w:val="26"/>
                <w:szCs w:val="26"/>
              </w:rPr>
              <w:t>2</w:t>
            </w:r>
          </w:p>
        </w:tc>
      </w:tr>
      <w:tr w:rsidR="002C5855" w14:paraId="005769B9" w14:textId="77777777" w:rsidTr="00C15EA2">
        <w:tc>
          <w:tcPr>
            <w:tcW w:w="3652" w:type="dxa"/>
          </w:tcPr>
          <w:p w14:paraId="4352D7E9"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5C31DF7B" w14:textId="77777777" w:rsidR="002C5855" w:rsidRPr="000D0ABB" w:rsidRDefault="002C5855" w:rsidP="002C5855">
            <w:pPr>
              <w:spacing w:after="100" w:afterAutospacing="1"/>
              <w:rPr>
                <w:rFonts w:ascii="Times New Roman" w:hAnsi="Times New Roman" w:cs="Times New Roman"/>
                <w:noProof/>
                <w:sz w:val="26"/>
                <w:szCs w:val="26"/>
              </w:rPr>
            </w:pPr>
            <w:r>
              <w:rPr>
                <w:rFonts w:ascii="Times New Roman" w:hAnsi="Times New Roman" w:cs="Times New Roman"/>
                <w:sz w:val="28"/>
              </w:rPr>
              <w:t>Passenger</w:t>
            </w:r>
            <w:r w:rsidRPr="009011C9">
              <w:rPr>
                <w:rFonts w:ascii="Times New Roman" w:hAnsi="Times New Roman" w:cs="Times New Roman"/>
                <w:sz w:val="28"/>
              </w:rPr>
              <w:t xml:space="preserve"> can </w:t>
            </w:r>
            <w:r>
              <w:rPr>
                <w:rFonts w:ascii="Times New Roman" w:hAnsi="Times New Roman" w:cs="Times New Roman"/>
                <w:sz w:val="28"/>
              </w:rPr>
              <w:t>register to the system</w:t>
            </w:r>
          </w:p>
        </w:tc>
      </w:tr>
      <w:tr w:rsidR="002C5855" w14:paraId="4376B552" w14:textId="77777777" w:rsidTr="00C15EA2">
        <w:tc>
          <w:tcPr>
            <w:tcW w:w="3652" w:type="dxa"/>
          </w:tcPr>
          <w:p w14:paraId="347F913C"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1CF37907" w14:textId="77777777" w:rsidR="002C5855" w:rsidRPr="002055E3" w:rsidRDefault="002C5855"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w:t>
            </w:r>
          </w:p>
        </w:tc>
        <w:bookmarkStart w:id="127" w:name="_GoBack"/>
        <w:bookmarkEnd w:id="127"/>
      </w:tr>
      <w:tr w:rsidR="002C5855" w14:paraId="613AED82" w14:textId="77777777" w:rsidTr="00C15EA2">
        <w:tc>
          <w:tcPr>
            <w:tcW w:w="3652" w:type="dxa"/>
          </w:tcPr>
          <w:p w14:paraId="3C16D1F9"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5282065D" w14:textId="77777777" w:rsidR="002C5855" w:rsidRPr="002055E3" w:rsidRDefault="002C5855" w:rsidP="002C5855">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 can register themself as a ‘Passenger</w:t>
            </w:r>
            <w:r w:rsidR="00066A55">
              <w:rPr>
                <w:rFonts w:ascii="Times New Roman" w:hAnsi="Times New Roman" w:cs="Times New Roman"/>
                <w:noProof/>
                <w:sz w:val="26"/>
                <w:szCs w:val="26"/>
              </w:rPr>
              <w:t>’</w:t>
            </w:r>
            <w:r>
              <w:rPr>
                <w:rFonts w:ascii="Times New Roman" w:hAnsi="Times New Roman" w:cs="Times New Roman"/>
                <w:noProof/>
                <w:sz w:val="26"/>
                <w:szCs w:val="26"/>
              </w:rPr>
              <w:t>.</w:t>
            </w:r>
          </w:p>
        </w:tc>
      </w:tr>
      <w:tr w:rsidR="002C5855" w14:paraId="296AC65A" w14:textId="77777777" w:rsidTr="00C15EA2">
        <w:tc>
          <w:tcPr>
            <w:tcW w:w="3652" w:type="dxa"/>
          </w:tcPr>
          <w:p w14:paraId="2CB67842"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6F304242" w14:textId="77777777" w:rsidR="002C5855" w:rsidRPr="002055E3" w:rsidRDefault="002C5855" w:rsidP="00C15EA2">
            <w:pPr>
              <w:rPr>
                <w:rFonts w:ascii="Times New Roman" w:hAnsi="Times New Roman" w:cs="Times New Roman"/>
                <w:noProof/>
                <w:sz w:val="26"/>
                <w:szCs w:val="26"/>
              </w:rPr>
            </w:pPr>
            <w:r>
              <w:rPr>
                <w:rFonts w:ascii="Times New Roman" w:hAnsi="Times New Roman" w:cs="Times New Roman"/>
                <w:noProof/>
                <w:sz w:val="26"/>
                <w:szCs w:val="26"/>
              </w:rPr>
              <w:t>Passenger</w:t>
            </w:r>
            <w:r w:rsidRPr="00DC4A42">
              <w:rPr>
                <w:rFonts w:ascii="Times New Roman" w:hAnsi="Times New Roman" w:cs="Times New Roman"/>
                <w:noProof/>
                <w:sz w:val="26"/>
                <w:szCs w:val="26"/>
              </w:rPr>
              <w:t xml:space="preserve"> click</w:t>
            </w:r>
            <w:r>
              <w:rPr>
                <w:rFonts w:ascii="Times New Roman" w:hAnsi="Times New Roman" w:cs="Times New Roman"/>
                <w:noProof/>
                <w:sz w:val="26"/>
                <w:szCs w:val="26"/>
              </w:rPr>
              <w:t>s</w:t>
            </w:r>
            <w:r w:rsidRPr="00DC4A42">
              <w:rPr>
                <w:rFonts w:ascii="Times New Roman" w:hAnsi="Times New Roman" w:cs="Times New Roman"/>
                <w:noProof/>
                <w:sz w:val="26"/>
                <w:szCs w:val="26"/>
              </w:rPr>
              <w:t xml:space="preserve"> on the register button when starting the application.</w:t>
            </w:r>
          </w:p>
        </w:tc>
      </w:tr>
      <w:tr w:rsidR="002C5855" w14:paraId="403C4BE9" w14:textId="77777777" w:rsidTr="00C15EA2">
        <w:tc>
          <w:tcPr>
            <w:tcW w:w="3652" w:type="dxa"/>
          </w:tcPr>
          <w:p w14:paraId="00484596"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6FA24BA1" w14:textId="77777777" w:rsidR="002C5855" w:rsidRPr="002055E3" w:rsidRDefault="002C5855" w:rsidP="00C15EA2">
            <w:pPr>
              <w:rPr>
                <w:rFonts w:ascii="Times New Roman" w:hAnsi="Times New Roman" w:cs="Times New Roman"/>
                <w:noProof/>
                <w:sz w:val="26"/>
                <w:szCs w:val="26"/>
              </w:rPr>
            </w:pPr>
            <w:r>
              <w:rPr>
                <w:rFonts w:ascii="Times New Roman" w:hAnsi="Times New Roman" w:cs="Times New Roman"/>
                <w:noProof/>
                <w:sz w:val="26"/>
                <w:szCs w:val="26"/>
              </w:rPr>
              <w:t>N/A</w:t>
            </w:r>
          </w:p>
        </w:tc>
      </w:tr>
      <w:tr w:rsidR="002C5855" w14:paraId="2963816D" w14:textId="77777777" w:rsidTr="00C15EA2">
        <w:tc>
          <w:tcPr>
            <w:tcW w:w="3652" w:type="dxa"/>
          </w:tcPr>
          <w:p w14:paraId="64390B93" w14:textId="77777777" w:rsidR="002C5855" w:rsidRPr="002055E3" w:rsidRDefault="002C5855" w:rsidP="00C15EA2">
            <w:pPr>
              <w:tabs>
                <w:tab w:val="left" w:pos="2736"/>
              </w:tabs>
              <w:spacing w:after="100" w:afterAutospacing="1"/>
              <w:rPr>
                <w:rFonts w:ascii="Times New Roman" w:hAnsi="Times New Roman" w:cs="Times New Roman"/>
                <w:noProof/>
                <w:sz w:val="26"/>
                <w:szCs w:val="26"/>
              </w:rPr>
            </w:pPr>
            <w:r>
              <w:rPr>
                <w:rFonts w:ascii="Times New Roman" w:hAnsi="Times New Roman" w:cs="Times New Roman"/>
                <w:noProof/>
                <w:sz w:val="26"/>
                <w:szCs w:val="26"/>
              </w:rPr>
              <w:t>Post-conditions:</w:t>
            </w:r>
          </w:p>
        </w:tc>
        <w:tc>
          <w:tcPr>
            <w:tcW w:w="5590" w:type="dxa"/>
          </w:tcPr>
          <w:p w14:paraId="7B7DEFC0" w14:textId="77777777" w:rsidR="002C5855" w:rsidRDefault="002C5855" w:rsidP="00C15EA2">
            <w:pPr>
              <w:rPr>
                <w:rFonts w:ascii="Times New Roman" w:hAnsi="Times New Roman" w:cs="Times New Roman"/>
                <w:noProof/>
                <w:sz w:val="26"/>
                <w:szCs w:val="26"/>
              </w:rPr>
            </w:pPr>
            <w:r>
              <w:rPr>
                <w:rFonts w:ascii="Times New Roman" w:hAnsi="Times New Roman" w:cs="Times New Roman"/>
                <w:noProof/>
                <w:sz w:val="26"/>
                <w:szCs w:val="26"/>
              </w:rPr>
              <w:t>Passenger can log into the system.</w:t>
            </w:r>
            <w:r w:rsidR="00C12AEA">
              <w:rPr>
                <w:rFonts w:ascii="Times New Roman" w:hAnsi="Times New Roman" w:cs="Times New Roman"/>
                <w:noProof/>
                <w:sz w:val="26"/>
                <w:szCs w:val="26"/>
              </w:rPr>
              <w:t xml:space="preserve"> (UC-14)</w:t>
            </w:r>
          </w:p>
        </w:tc>
      </w:tr>
      <w:tr w:rsidR="002C5855" w14:paraId="27515D86" w14:textId="77777777" w:rsidTr="00C15EA2">
        <w:tc>
          <w:tcPr>
            <w:tcW w:w="3652" w:type="dxa"/>
          </w:tcPr>
          <w:p w14:paraId="696902FE"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7CA4C6A7" w14:textId="77777777" w:rsidR="002C5855" w:rsidRPr="002C5855" w:rsidRDefault="002C5855" w:rsidP="002C5855">
            <w:pPr>
              <w:ind w:left="360"/>
              <w:rPr>
                <w:rFonts w:ascii="Times New Roman" w:hAnsi="Times New Roman" w:cs="Times New Roman"/>
                <w:noProof/>
                <w:sz w:val="26"/>
                <w:szCs w:val="26"/>
              </w:rPr>
            </w:pPr>
            <w:r>
              <w:rPr>
                <w:rFonts w:ascii="Times New Roman" w:hAnsi="Times New Roman" w:cs="Times New Roman"/>
                <w:noProof/>
                <w:sz w:val="26"/>
                <w:szCs w:val="26"/>
              </w:rPr>
              <w:t>1.</w:t>
            </w:r>
            <w:r w:rsidRPr="002C5855">
              <w:rPr>
                <w:rFonts w:ascii="Times New Roman" w:hAnsi="Times New Roman" w:cs="Times New Roman"/>
                <w:noProof/>
                <w:sz w:val="26"/>
                <w:szCs w:val="26"/>
              </w:rPr>
              <w:t>Passenger click</w:t>
            </w:r>
            <w:ins w:id="128" w:author="rimi park" w:date="2014-05-19T12:46:00Z">
              <w:r w:rsidR="001B41DD">
                <w:rPr>
                  <w:rFonts w:ascii="Times New Roman" w:hAnsi="Times New Roman" w:cs="Times New Roman"/>
                  <w:noProof/>
                  <w:sz w:val="26"/>
                  <w:szCs w:val="26"/>
                </w:rPr>
                <w:t>s</w:t>
              </w:r>
            </w:ins>
            <w:r w:rsidRPr="002C5855">
              <w:rPr>
                <w:rFonts w:ascii="Times New Roman" w:hAnsi="Times New Roman" w:cs="Times New Roman"/>
                <w:noProof/>
                <w:sz w:val="26"/>
                <w:szCs w:val="26"/>
              </w:rPr>
              <w:t xml:space="preserve"> on the register button when starting the application.</w:t>
            </w:r>
          </w:p>
          <w:p w14:paraId="5865E296" w14:textId="77777777" w:rsidR="002C5855" w:rsidRPr="002C5855" w:rsidRDefault="002C5855" w:rsidP="002C5855">
            <w:pPr>
              <w:ind w:left="360"/>
              <w:rPr>
                <w:rFonts w:ascii="Times New Roman" w:hAnsi="Times New Roman" w:cs="Times New Roman"/>
                <w:noProof/>
                <w:sz w:val="26"/>
                <w:szCs w:val="26"/>
              </w:rPr>
            </w:pPr>
            <w:r>
              <w:rPr>
                <w:rFonts w:ascii="Times New Roman" w:hAnsi="Times New Roman" w:cs="Times New Roman"/>
                <w:noProof/>
                <w:sz w:val="26"/>
                <w:szCs w:val="26"/>
              </w:rPr>
              <w:t>2.</w:t>
            </w:r>
            <w:r w:rsidRPr="002C5855">
              <w:rPr>
                <w:rFonts w:ascii="Times New Roman" w:hAnsi="Times New Roman" w:cs="Times New Roman"/>
                <w:noProof/>
                <w:sz w:val="26"/>
                <w:szCs w:val="26"/>
              </w:rPr>
              <w:t>The system displays the registration form.</w:t>
            </w:r>
          </w:p>
          <w:p w14:paraId="57B28050" w14:textId="77777777" w:rsidR="002C5855" w:rsidRPr="002C5855" w:rsidRDefault="002C5855" w:rsidP="002C5855">
            <w:pPr>
              <w:ind w:left="360"/>
              <w:rPr>
                <w:rFonts w:ascii="Times New Roman" w:hAnsi="Times New Roman" w:cs="Times New Roman"/>
                <w:noProof/>
                <w:sz w:val="26"/>
                <w:szCs w:val="26"/>
              </w:rPr>
            </w:pPr>
            <w:r>
              <w:rPr>
                <w:rFonts w:ascii="Times New Roman" w:hAnsi="Times New Roman" w:cs="Times New Roman"/>
                <w:noProof/>
                <w:sz w:val="26"/>
                <w:szCs w:val="26"/>
              </w:rPr>
              <w:t>3.</w:t>
            </w:r>
            <w:r w:rsidRPr="002C5855">
              <w:rPr>
                <w:rFonts w:ascii="Times New Roman" w:hAnsi="Times New Roman" w:cs="Times New Roman"/>
                <w:noProof/>
                <w:sz w:val="26"/>
                <w:szCs w:val="26"/>
              </w:rPr>
              <w:t>Passenger input</w:t>
            </w:r>
            <w:ins w:id="129" w:author="rimi park" w:date="2014-05-19T12:46:00Z">
              <w:r w:rsidR="001B41DD">
                <w:rPr>
                  <w:rFonts w:ascii="Times New Roman" w:hAnsi="Times New Roman" w:cs="Times New Roman"/>
                  <w:noProof/>
                  <w:sz w:val="26"/>
                  <w:szCs w:val="26"/>
                </w:rPr>
                <w:t>s</w:t>
              </w:r>
            </w:ins>
            <w:r w:rsidRPr="002C5855">
              <w:rPr>
                <w:rFonts w:ascii="Times New Roman" w:hAnsi="Times New Roman" w:cs="Times New Roman"/>
                <w:noProof/>
                <w:sz w:val="26"/>
                <w:szCs w:val="26"/>
              </w:rPr>
              <w:t xml:space="preserve"> their particulars.</w:t>
            </w:r>
          </w:p>
          <w:p w14:paraId="75F16582" w14:textId="77777777" w:rsidR="002C5855" w:rsidRDefault="002C5855" w:rsidP="002C5855">
            <w:pPr>
              <w:ind w:left="360"/>
              <w:rPr>
                <w:rFonts w:ascii="Times New Roman" w:hAnsi="Times New Roman" w:cs="Times New Roman"/>
                <w:noProof/>
                <w:sz w:val="26"/>
                <w:szCs w:val="26"/>
              </w:rPr>
            </w:pPr>
            <w:r>
              <w:rPr>
                <w:rFonts w:ascii="Times New Roman" w:hAnsi="Times New Roman" w:cs="Times New Roman"/>
                <w:noProof/>
                <w:sz w:val="26"/>
                <w:szCs w:val="26"/>
              </w:rPr>
              <w:t>4.</w:t>
            </w:r>
            <w:commentRangeStart w:id="130"/>
            <w:r w:rsidRPr="002C5855">
              <w:rPr>
                <w:rFonts w:ascii="Times New Roman" w:hAnsi="Times New Roman" w:cs="Times New Roman"/>
                <w:noProof/>
                <w:sz w:val="26"/>
                <w:szCs w:val="26"/>
              </w:rPr>
              <w:t>System validate</w:t>
            </w:r>
            <w:ins w:id="131" w:author="rimi park" w:date="2014-05-19T12:47:00Z">
              <w:r w:rsidR="001B41DD">
                <w:rPr>
                  <w:rFonts w:ascii="Times New Roman" w:hAnsi="Times New Roman" w:cs="Times New Roman"/>
                  <w:noProof/>
                  <w:sz w:val="26"/>
                  <w:szCs w:val="26"/>
                </w:rPr>
                <w:t>s</w:t>
              </w:r>
            </w:ins>
            <w:r w:rsidRPr="002C5855">
              <w:rPr>
                <w:rFonts w:ascii="Times New Roman" w:hAnsi="Times New Roman" w:cs="Times New Roman"/>
                <w:noProof/>
                <w:sz w:val="26"/>
                <w:szCs w:val="26"/>
              </w:rPr>
              <w:t xml:space="preserve"> the information</w:t>
            </w:r>
            <w:r>
              <w:rPr>
                <w:rFonts w:ascii="Times New Roman" w:hAnsi="Times New Roman" w:cs="Times New Roman"/>
                <w:noProof/>
                <w:sz w:val="26"/>
                <w:szCs w:val="26"/>
              </w:rPr>
              <w:t>.</w:t>
            </w:r>
          </w:p>
          <w:p w14:paraId="48D0345F" w14:textId="77777777" w:rsidR="002C5855" w:rsidRPr="002C5855" w:rsidRDefault="002C5855" w:rsidP="002C5855">
            <w:pPr>
              <w:ind w:left="360"/>
              <w:rPr>
                <w:rFonts w:ascii="Times New Roman" w:hAnsi="Times New Roman" w:cs="Times New Roman"/>
                <w:noProof/>
                <w:sz w:val="26"/>
                <w:szCs w:val="26"/>
              </w:rPr>
            </w:pPr>
            <w:r>
              <w:rPr>
                <w:rFonts w:ascii="Times New Roman" w:hAnsi="Times New Roman" w:cs="Times New Roman"/>
                <w:noProof/>
                <w:sz w:val="26"/>
                <w:szCs w:val="26"/>
              </w:rPr>
              <w:t>5.</w:t>
            </w:r>
            <w:commentRangeStart w:id="132"/>
            <w:r w:rsidRPr="002C5855">
              <w:rPr>
                <w:rFonts w:ascii="Times New Roman" w:hAnsi="Times New Roman" w:cs="Times New Roman"/>
                <w:noProof/>
                <w:sz w:val="26"/>
                <w:szCs w:val="26"/>
              </w:rPr>
              <w:t xml:space="preserve">The system </w:t>
            </w:r>
            <w:commentRangeEnd w:id="130"/>
            <w:r w:rsidR="001B41DD">
              <w:rPr>
                <w:rStyle w:val="CommentReference"/>
              </w:rPr>
              <w:commentReference w:id="130"/>
            </w:r>
            <w:r w:rsidRPr="002C5855">
              <w:rPr>
                <w:rFonts w:ascii="Times New Roman" w:hAnsi="Times New Roman" w:cs="Times New Roman"/>
                <w:noProof/>
                <w:sz w:val="26"/>
                <w:szCs w:val="26"/>
              </w:rPr>
              <w:t>creates the new user in the database and displays the” registration successful” message.</w:t>
            </w:r>
            <w:commentRangeEnd w:id="132"/>
            <w:r w:rsidR="001B41DD">
              <w:rPr>
                <w:rStyle w:val="CommentReference"/>
              </w:rPr>
              <w:commentReference w:id="132"/>
            </w:r>
          </w:p>
          <w:p w14:paraId="7675FBFF" w14:textId="77777777" w:rsidR="002C5855" w:rsidRPr="002C5855" w:rsidRDefault="002C5855" w:rsidP="002C5855">
            <w:pPr>
              <w:ind w:left="360"/>
              <w:rPr>
                <w:rFonts w:ascii="Times New Roman" w:hAnsi="Times New Roman" w:cs="Times New Roman"/>
                <w:noProof/>
                <w:sz w:val="26"/>
                <w:szCs w:val="26"/>
              </w:rPr>
            </w:pPr>
            <w:r>
              <w:rPr>
                <w:rFonts w:ascii="Times New Roman" w:hAnsi="Times New Roman" w:cs="Times New Roman"/>
                <w:noProof/>
                <w:sz w:val="26"/>
                <w:szCs w:val="26"/>
              </w:rPr>
              <w:t>6.</w:t>
            </w:r>
            <w:r w:rsidRPr="002C5855">
              <w:rPr>
                <w:rFonts w:ascii="Times New Roman" w:hAnsi="Times New Roman" w:cs="Times New Roman"/>
                <w:noProof/>
                <w:sz w:val="26"/>
                <w:szCs w:val="26"/>
              </w:rPr>
              <w:t>The system displays the log in page</w:t>
            </w:r>
            <w:r w:rsidR="00066A55">
              <w:rPr>
                <w:rFonts w:ascii="Times New Roman" w:hAnsi="Times New Roman" w:cs="Times New Roman"/>
                <w:noProof/>
                <w:sz w:val="26"/>
                <w:szCs w:val="26"/>
              </w:rPr>
              <w:t xml:space="preserve"> after the registr</w:t>
            </w:r>
            <w:r w:rsidRPr="002C5855">
              <w:rPr>
                <w:rFonts w:ascii="Times New Roman" w:hAnsi="Times New Roman" w:cs="Times New Roman"/>
                <w:noProof/>
                <w:sz w:val="26"/>
                <w:szCs w:val="26"/>
              </w:rPr>
              <w:t>ation.</w:t>
            </w:r>
          </w:p>
        </w:tc>
      </w:tr>
      <w:tr w:rsidR="002C5855" w14:paraId="48726A71" w14:textId="77777777" w:rsidTr="00C15EA2">
        <w:tc>
          <w:tcPr>
            <w:tcW w:w="3652" w:type="dxa"/>
          </w:tcPr>
          <w:p w14:paraId="777DA921"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Alternative Flows:</w:t>
            </w:r>
          </w:p>
        </w:tc>
        <w:tc>
          <w:tcPr>
            <w:tcW w:w="5590" w:type="dxa"/>
          </w:tcPr>
          <w:p w14:paraId="2ACE53D2" w14:textId="77777777" w:rsidR="002C5855" w:rsidRPr="002055E3" w:rsidRDefault="002C5855"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N/A</w:t>
            </w:r>
          </w:p>
        </w:tc>
      </w:tr>
      <w:tr w:rsidR="002C5855" w14:paraId="0E009552" w14:textId="77777777" w:rsidTr="00C15EA2">
        <w:tc>
          <w:tcPr>
            <w:tcW w:w="3652" w:type="dxa"/>
          </w:tcPr>
          <w:p w14:paraId="686A5201"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51D8F237" w14:textId="77777777" w:rsidR="002C5855" w:rsidRDefault="002C5855"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4A If Passenger inputs wrong format, the system will notify ‘Wrong format!’ The Passenger can redo the 3</w:t>
            </w:r>
            <w:r w:rsidRPr="003A6E58">
              <w:rPr>
                <w:rFonts w:ascii="Times New Roman" w:hAnsi="Times New Roman" w:cs="Times New Roman"/>
                <w:noProof/>
                <w:sz w:val="26"/>
                <w:szCs w:val="26"/>
                <w:vertAlign w:val="superscript"/>
              </w:rPr>
              <w:t>rd</w:t>
            </w:r>
            <w:r>
              <w:rPr>
                <w:rFonts w:ascii="Times New Roman" w:hAnsi="Times New Roman" w:cs="Times New Roman"/>
                <w:noProof/>
                <w:sz w:val="26"/>
                <w:szCs w:val="26"/>
              </w:rPr>
              <w:t xml:space="preserve"> step again. </w:t>
            </w:r>
          </w:p>
          <w:p w14:paraId="0AD0F982" w14:textId="77777777" w:rsidR="002C5855" w:rsidRPr="00A25E9A" w:rsidRDefault="002C5855"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 xml:space="preserve">4B If Passenger inputs an existing username, the </w:t>
            </w:r>
            <w:r>
              <w:rPr>
                <w:rFonts w:ascii="Times New Roman" w:hAnsi="Times New Roman" w:cs="Times New Roman"/>
                <w:noProof/>
                <w:sz w:val="26"/>
                <w:szCs w:val="26"/>
              </w:rPr>
              <w:lastRenderedPageBreak/>
              <w:t>system will notify, ‘This usern</w:t>
            </w:r>
            <w:r w:rsidR="00C95E1D">
              <w:rPr>
                <w:rFonts w:ascii="Times New Roman" w:hAnsi="Times New Roman" w:cs="Times New Roman"/>
                <w:noProof/>
                <w:sz w:val="26"/>
                <w:szCs w:val="26"/>
              </w:rPr>
              <w:t xml:space="preserve">ame already exists.’ The Passenger </w:t>
            </w:r>
            <w:r>
              <w:rPr>
                <w:rFonts w:ascii="Times New Roman" w:hAnsi="Times New Roman" w:cs="Times New Roman"/>
                <w:noProof/>
                <w:sz w:val="26"/>
                <w:szCs w:val="26"/>
              </w:rPr>
              <w:t>can redo the 3</w:t>
            </w:r>
            <w:r w:rsidRPr="003A6E58">
              <w:rPr>
                <w:rFonts w:ascii="Times New Roman" w:hAnsi="Times New Roman" w:cs="Times New Roman"/>
                <w:noProof/>
                <w:sz w:val="26"/>
                <w:szCs w:val="26"/>
                <w:vertAlign w:val="superscript"/>
              </w:rPr>
              <w:t>rd</w:t>
            </w:r>
            <w:r>
              <w:rPr>
                <w:rFonts w:ascii="Times New Roman" w:hAnsi="Times New Roman" w:cs="Times New Roman"/>
                <w:noProof/>
                <w:sz w:val="26"/>
                <w:szCs w:val="26"/>
              </w:rPr>
              <w:t xml:space="preserve"> step again. </w:t>
            </w:r>
          </w:p>
        </w:tc>
      </w:tr>
      <w:tr w:rsidR="002C5855" w14:paraId="0034E730" w14:textId="77777777" w:rsidTr="00C15EA2">
        <w:tc>
          <w:tcPr>
            <w:tcW w:w="3652" w:type="dxa"/>
          </w:tcPr>
          <w:p w14:paraId="476D1AE5"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lastRenderedPageBreak/>
              <w:t>Includes:</w:t>
            </w:r>
          </w:p>
        </w:tc>
        <w:tc>
          <w:tcPr>
            <w:tcW w:w="5590" w:type="dxa"/>
          </w:tcPr>
          <w:p w14:paraId="3FAD8E32" w14:textId="77777777" w:rsidR="002C5855" w:rsidRPr="002055E3" w:rsidRDefault="002C5855" w:rsidP="00C15EA2">
            <w:pPr>
              <w:spacing w:after="100" w:afterAutospacing="1"/>
              <w:rPr>
                <w:rFonts w:ascii="Times New Roman" w:hAnsi="Times New Roman" w:cs="Times New Roman"/>
                <w:noProof/>
                <w:sz w:val="26"/>
                <w:szCs w:val="26"/>
              </w:rPr>
            </w:pPr>
          </w:p>
        </w:tc>
      </w:tr>
      <w:tr w:rsidR="002C5855" w14:paraId="3BD9358C" w14:textId="77777777" w:rsidTr="00C15EA2">
        <w:tc>
          <w:tcPr>
            <w:tcW w:w="3652" w:type="dxa"/>
          </w:tcPr>
          <w:p w14:paraId="0895D9CF"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77D1849B" w14:textId="77777777" w:rsidR="002C5855" w:rsidRPr="002055E3" w:rsidRDefault="002C5855" w:rsidP="00C15EA2">
            <w:pPr>
              <w:spacing w:after="100" w:afterAutospacing="1"/>
              <w:rPr>
                <w:rFonts w:ascii="Times New Roman" w:hAnsi="Times New Roman" w:cs="Times New Roman"/>
                <w:noProof/>
                <w:sz w:val="26"/>
                <w:szCs w:val="26"/>
              </w:rPr>
            </w:pPr>
          </w:p>
        </w:tc>
      </w:tr>
    </w:tbl>
    <w:p w14:paraId="16E8012C" w14:textId="77777777" w:rsidR="002C5855" w:rsidRDefault="002C5855" w:rsidP="002C5855">
      <w:pPr>
        <w:spacing w:after="100" w:afterAutospacing="1"/>
        <w:jc w:val="center"/>
        <w:rPr>
          <w:rFonts w:ascii="Times New Roman" w:hAnsi="Times New Roman" w:cs="Times New Roman"/>
          <w:i/>
          <w:iCs/>
          <w:noProof/>
          <w:sz w:val="28"/>
        </w:rPr>
      </w:pPr>
    </w:p>
    <w:p w14:paraId="5D81A922" w14:textId="77777777" w:rsidR="002C5855" w:rsidRPr="006A78BF" w:rsidRDefault="002C5855" w:rsidP="002C5855">
      <w:pPr>
        <w:spacing w:after="240"/>
        <w:rPr>
          <w:rFonts w:ascii="Times New Roman" w:hAnsi="Times New Roman" w:cs="Times New Roman"/>
          <w:b/>
          <w:bCs/>
          <w:noProof/>
          <w:sz w:val="28"/>
        </w:rPr>
      </w:pPr>
      <w:r>
        <w:rPr>
          <w:rFonts w:ascii="Times New Roman" w:hAnsi="Times New Roman" w:cs="Times New Roman"/>
          <w:b/>
          <w:bCs/>
          <w:sz w:val="28"/>
        </w:rPr>
        <w:t>UC-</w:t>
      </w:r>
      <w:r w:rsidR="00C15EA2">
        <w:rPr>
          <w:rFonts w:ascii="Times New Roman" w:hAnsi="Times New Roman" w:cs="Times New Roman"/>
          <w:b/>
          <w:bCs/>
          <w:sz w:val="28"/>
        </w:rPr>
        <w:t>12</w:t>
      </w:r>
      <w:r>
        <w:rPr>
          <w:rFonts w:ascii="Times New Roman" w:hAnsi="Times New Roman" w:cs="Times New Roman"/>
          <w:b/>
          <w:bCs/>
          <w:sz w:val="28"/>
        </w:rPr>
        <w:t xml:space="preserve"> </w:t>
      </w:r>
      <w:r w:rsidRPr="006A78BF">
        <w:rPr>
          <w:rFonts w:ascii="Times New Roman" w:hAnsi="Times New Roman" w:cs="Times New Roman"/>
          <w:b/>
          <w:bCs/>
          <w:sz w:val="28"/>
        </w:rPr>
        <w:t>The</w:t>
      </w:r>
      <w:r w:rsidR="00C95E1D">
        <w:rPr>
          <w:rFonts w:ascii="Times New Roman" w:hAnsi="Times New Roman" w:cs="Times New Roman"/>
          <w:b/>
          <w:bCs/>
          <w:sz w:val="28"/>
        </w:rPr>
        <w:t xml:space="preserve"> Passenger</w:t>
      </w:r>
      <w:r w:rsidRPr="006A78BF">
        <w:rPr>
          <w:rFonts w:ascii="Times New Roman" w:hAnsi="Times New Roman" w:cs="Times New Roman"/>
          <w:b/>
          <w:bCs/>
          <w:sz w:val="28"/>
        </w:rPr>
        <w:t xml:space="preserve"> can register to the system</w:t>
      </w:r>
      <w:r w:rsidRPr="006A78BF">
        <w:rPr>
          <w:rFonts w:ascii="Times New Roman" w:hAnsi="Times New Roman" w:cs="Times New Roman"/>
          <w:b/>
          <w:bCs/>
          <w:noProof/>
          <w:sz w:val="28"/>
        </w:rPr>
        <w:t>.</w:t>
      </w:r>
    </w:p>
    <w:p w14:paraId="52426760" w14:textId="77777777" w:rsidR="002C5855" w:rsidRPr="006A78BF" w:rsidRDefault="002C5855" w:rsidP="002C5855">
      <w:pPr>
        <w:spacing w:after="240"/>
        <w:ind w:left="720"/>
        <w:rPr>
          <w:rFonts w:ascii="Times New Roman" w:hAnsi="Times New Roman" w:cs="Times New Roman"/>
          <w:b/>
          <w:bCs/>
          <w:noProof/>
          <w:sz w:val="32"/>
          <w:szCs w:val="32"/>
        </w:rPr>
      </w:pPr>
      <w:r w:rsidRPr="005D0362">
        <w:rPr>
          <w:rFonts w:ascii="Times New Roman" w:hAnsi="Times New Roman" w:cs="Times New Roman"/>
          <w:b/>
          <w:bCs/>
          <w:noProof/>
          <w:sz w:val="28"/>
        </w:rPr>
        <w:t>Introduction:</w:t>
      </w:r>
      <w:r>
        <w:rPr>
          <w:rFonts w:ascii="Times New Roman" w:hAnsi="Times New Roman" w:cs="Times New Roman"/>
          <w:noProof/>
          <w:sz w:val="28"/>
        </w:rPr>
        <w:t xml:space="preserve"> </w:t>
      </w:r>
      <w:r w:rsidRPr="006A78BF">
        <w:rPr>
          <w:rFonts w:ascii="Times New Roman" w:hAnsi="Times New Roman" w:cs="Times New Roman"/>
          <w:noProof/>
          <w:sz w:val="28"/>
        </w:rPr>
        <w:t xml:space="preserve">In this use case the </w:t>
      </w:r>
      <w:r w:rsidR="00C95E1D">
        <w:rPr>
          <w:rFonts w:ascii="Times New Roman" w:hAnsi="Times New Roman" w:cs="Times New Roman"/>
          <w:noProof/>
          <w:sz w:val="28"/>
        </w:rPr>
        <w:t xml:space="preserve">Passenger </w:t>
      </w:r>
      <w:r w:rsidRPr="006A78BF">
        <w:rPr>
          <w:rFonts w:ascii="Times New Roman" w:hAnsi="Times New Roman" w:cs="Times New Roman"/>
          <w:noProof/>
          <w:sz w:val="28"/>
        </w:rPr>
        <w:t>can register themself as a ‘</w:t>
      </w:r>
      <w:r w:rsidR="00C95E1D">
        <w:rPr>
          <w:rFonts w:ascii="Times New Roman" w:hAnsi="Times New Roman" w:cs="Times New Roman"/>
          <w:noProof/>
          <w:sz w:val="28"/>
        </w:rPr>
        <w:t>Passenger’</w:t>
      </w:r>
      <w:r w:rsidRPr="006A78BF">
        <w:rPr>
          <w:rFonts w:ascii="Times New Roman" w:hAnsi="Times New Roman" w:cs="Times New Roman"/>
          <w:noProof/>
          <w:sz w:val="28"/>
        </w:rPr>
        <w:t>.</w:t>
      </w:r>
    </w:p>
    <w:p w14:paraId="5884A889" w14:textId="77777777" w:rsidR="002C5855" w:rsidRPr="00496E2C" w:rsidRDefault="002C5855" w:rsidP="002C5855">
      <w:pPr>
        <w:spacing w:after="240"/>
        <w:ind w:left="720"/>
        <w:rPr>
          <w:rFonts w:ascii="Times New Roman" w:hAnsi="Times New Roman" w:cs="Times New Roman"/>
          <w:b/>
          <w:bCs/>
          <w:noProof/>
          <w:sz w:val="28"/>
        </w:rPr>
      </w:pPr>
      <w:r w:rsidRPr="00496E2C">
        <w:rPr>
          <w:rFonts w:ascii="Times New Roman" w:hAnsi="Times New Roman" w:cs="Times New Roman"/>
          <w:b/>
          <w:bCs/>
          <w:noProof/>
          <w:sz w:val="28"/>
        </w:rPr>
        <w:t xml:space="preserve">Input: </w:t>
      </w:r>
    </w:p>
    <w:tbl>
      <w:tblPr>
        <w:tblStyle w:val="TableGrid"/>
        <w:tblW w:w="0" w:type="auto"/>
        <w:tblLook w:val="04A0" w:firstRow="1" w:lastRow="0" w:firstColumn="1" w:lastColumn="0" w:noHBand="0" w:noVBand="1"/>
      </w:tblPr>
      <w:tblGrid>
        <w:gridCol w:w="3080"/>
        <w:gridCol w:w="3081"/>
        <w:gridCol w:w="3081"/>
      </w:tblGrid>
      <w:tr w:rsidR="002C5855" w14:paraId="07651D2A" w14:textId="77777777" w:rsidTr="00C15EA2">
        <w:tc>
          <w:tcPr>
            <w:tcW w:w="3080" w:type="dxa"/>
          </w:tcPr>
          <w:p w14:paraId="744287BA" w14:textId="77777777" w:rsidR="002C5855" w:rsidRPr="001855C7" w:rsidRDefault="002C5855" w:rsidP="00C15EA2">
            <w:pPr>
              <w:jc w:val="center"/>
              <w:rPr>
                <w:rFonts w:ascii="Times New Roman" w:hAnsi="Times New Roman" w:cs="Times New Roman"/>
                <w:b/>
                <w:bCs/>
                <w:noProof/>
                <w:sz w:val="28"/>
              </w:rPr>
            </w:pPr>
            <w:r w:rsidRPr="001855C7">
              <w:rPr>
                <w:rFonts w:ascii="Times New Roman" w:hAnsi="Times New Roman" w:cs="Times New Roman"/>
                <w:b/>
                <w:bCs/>
                <w:noProof/>
                <w:sz w:val="28"/>
              </w:rPr>
              <w:t>Input</w:t>
            </w:r>
          </w:p>
        </w:tc>
        <w:tc>
          <w:tcPr>
            <w:tcW w:w="3081" w:type="dxa"/>
          </w:tcPr>
          <w:p w14:paraId="375DE35B" w14:textId="77777777" w:rsidR="002C5855" w:rsidRPr="001855C7" w:rsidRDefault="002C5855" w:rsidP="00C15EA2">
            <w:pPr>
              <w:jc w:val="center"/>
              <w:rPr>
                <w:rFonts w:ascii="Times New Roman" w:hAnsi="Times New Roman" w:cs="Times New Roman"/>
                <w:b/>
                <w:bCs/>
                <w:noProof/>
                <w:sz w:val="28"/>
              </w:rPr>
            </w:pPr>
            <w:r w:rsidRPr="001855C7">
              <w:rPr>
                <w:rFonts w:ascii="Times New Roman" w:hAnsi="Times New Roman" w:cs="Times New Roman"/>
                <w:b/>
                <w:bCs/>
                <w:noProof/>
                <w:sz w:val="28"/>
              </w:rPr>
              <w:t>Example</w:t>
            </w:r>
          </w:p>
        </w:tc>
        <w:tc>
          <w:tcPr>
            <w:tcW w:w="3081" w:type="dxa"/>
          </w:tcPr>
          <w:p w14:paraId="27E7EC68" w14:textId="77777777" w:rsidR="002C5855" w:rsidRPr="001855C7" w:rsidRDefault="002C5855" w:rsidP="00C15EA2">
            <w:pPr>
              <w:jc w:val="center"/>
              <w:rPr>
                <w:rFonts w:ascii="Times New Roman" w:hAnsi="Times New Roman" w:cs="Times New Roman"/>
                <w:b/>
                <w:bCs/>
                <w:noProof/>
                <w:sz w:val="28"/>
              </w:rPr>
            </w:pPr>
            <w:r w:rsidRPr="001855C7">
              <w:rPr>
                <w:rFonts w:ascii="Times New Roman" w:hAnsi="Times New Roman" w:cs="Times New Roman"/>
                <w:b/>
                <w:bCs/>
                <w:noProof/>
                <w:sz w:val="28"/>
              </w:rPr>
              <w:t>Note</w:t>
            </w:r>
          </w:p>
        </w:tc>
      </w:tr>
      <w:tr w:rsidR="002C5855" w14:paraId="0A97864B" w14:textId="77777777" w:rsidTr="00C15EA2">
        <w:tc>
          <w:tcPr>
            <w:tcW w:w="3080" w:type="dxa"/>
          </w:tcPr>
          <w:p w14:paraId="4D1C7D65" w14:textId="77777777" w:rsidR="002C5855" w:rsidRPr="001855C7" w:rsidRDefault="002C5855" w:rsidP="00C15EA2">
            <w:pPr>
              <w:rPr>
                <w:rFonts w:ascii="Times New Roman" w:hAnsi="Times New Roman" w:cs="Times New Roman"/>
                <w:noProof/>
                <w:sz w:val="28"/>
              </w:rPr>
            </w:pPr>
            <w:r>
              <w:rPr>
                <w:rFonts w:ascii="Times New Roman" w:hAnsi="Times New Roman" w:cs="Times New Roman"/>
                <w:noProof/>
                <w:sz w:val="28"/>
              </w:rPr>
              <w:t>Username</w:t>
            </w:r>
          </w:p>
        </w:tc>
        <w:tc>
          <w:tcPr>
            <w:tcW w:w="3081" w:type="dxa"/>
          </w:tcPr>
          <w:p w14:paraId="59035AD1" w14:textId="77777777" w:rsidR="002C5855" w:rsidRPr="001855C7" w:rsidRDefault="002C5855" w:rsidP="00C15EA2">
            <w:pPr>
              <w:rPr>
                <w:rFonts w:ascii="Times New Roman" w:hAnsi="Times New Roman" w:cs="Times New Roman"/>
                <w:noProof/>
                <w:sz w:val="28"/>
              </w:rPr>
            </w:pPr>
            <w:r>
              <w:rPr>
                <w:rFonts w:ascii="Times New Roman" w:hAnsi="Times New Roman" w:cs="Times New Roman"/>
                <w:noProof/>
                <w:sz w:val="28"/>
              </w:rPr>
              <w:t>Somchai99</w:t>
            </w:r>
          </w:p>
        </w:tc>
        <w:tc>
          <w:tcPr>
            <w:tcW w:w="3081" w:type="dxa"/>
          </w:tcPr>
          <w:p w14:paraId="70BFD692" w14:textId="77777777" w:rsidR="002C5855" w:rsidRPr="001855C7" w:rsidRDefault="002C5855" w:rsidP="00C15EA2">
            <w:pPr>
              <w:rPr>
                <w:rFonts w:ascii="Times New Roman" w:hAnsi="Times New Roman" w:cs="Times New Roman"/>
                <w:noProof/>
                <w:sz w:val="28"/>
              </w:rPr>
            </w:pPr>
            <w:r>
              <w:rPr>
                <w:rFonts w:ascii="Times New Roman" w:hAnsi="Times New Roman" w:cs="Times New Roman"/>
                <w:noProof/>
                <w:sz w:val="28"/>
              </w:rPr>
              <w:t xml:space="preserve">Alphabet A-Z or Integer 0-9 The length is not more than 10 characters. </w:t>
            </w:r>
          </w:p>
        </w:tc>
      </w:tr>
      <w:tr w:rsidR="002C5855" w14:paraId="05557C97" w14:textId="77777777" w:rsidTr="00C15EA2">
        <w:tc>
          <w:tcPr>
            <w:tcW w:w="3080" w:type="dxa"/>
          </w:tcPr>
          <w:p w14:paraId="7207AA68"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Password</w:t>
            </w:r>
          </w:p>
        </w:tc>
        <w:tc>
          <w:tcPr>
            <w:tcW w:w="3081" w:type="dxa"/>
          </w:tcPr>
          <w:p w14:paraId="2B215CB5"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Love66</w:t>
            </w:r>
          </w:p>
        </w:tc>
        <w:tc>
          <w:tcPr>
            <w:tcW w:w="3081" w:type="dxa"/>
          </w:tcPr>
          <w:p w14:paraId="39EE4839"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Alphabet A-Z or Integer 0-9 The length is 4-8 characters.</w:t>
            </w:r>
          </w:p>
        </w:tc>
      </w:tr>
      <w:tr w:rsidR="002C5855" w14:paraId="5A652F66" w14:textId="77777777" w:rsidTr="00C15EA2">
        <w:tc>
          <w:tcPr>
            <w:tcW w:w="3080" w:type="dxa"/>
          </w:tcPr>
          <w:p w14:paraId="3B996414"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Name</w:t>
            </w:r>
          </w:p>
        </w:tc>
        <w:tc>
          <w:tcPr>
            <w:tcW w:w="3081" w:type="dxa"/>
          </w:tcPr>
          <w:p w14:paraId="06A12817"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 xml:space="preserve">Somchai </w:t>
            </w:r>
          </w:p>
        </w:tc>
        <w:tc>
          <w:tcPr>
            <w:tcW w:w="3081" w:type="dxa"/>
          </w:tcPr>
          <w:p w14:paraId="6F8B9F25"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Alphabet A-Z. The length is 20 characters.</w:t>
            </w:r>
          </w:p>
        </w:tc>
      </w:tr>
      <w:tr w:rsidR="002C5855" w14:paraId="096D75AF" w14:textId="77777777" w:rsidTr="00C15EA2">
        <w:tc>
          <w:tcPr>
            <w:tcW w:w="3080" w:type="dxa"/>
          </w:tcPr>
          <w:p w14:paraId="76D837B0"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Last Name</w:t>
            </w:r>
          </w:p>
        </w:tc>
        <w:tc>
          <w:tcPr>
            <w:tcW w:w="3081" w:type="dxa"/>
          </w:tcPr>
          <w:p w14:paraId="5FDD60C2"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Rakrian</w:t>
            </w:r>
          </w:p>
        </w:tc>
        <w:tc>
          <w:tcPr>
            <w:tcW w:w="3081" w:type="dxa"/>
          </w:tcPr>
          <w:p w14:paraId="4AD5DC33"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Alphabet A-Z. The length is 20 characters.</w:t>
            </w:r>
          </w:p>
        </w:tc>
      </w:tr>
      <w:tr w:rsidR="002C5855" w14:paraId="0C130029" w14:textId="77777777" w:rsidTr="00C15EA2">
        <w:tc>
          <w:tcPr>
            <w:tcW w:w="3080" w:type="dxa"/>
          </w:tcPr>
          <w:p w14:paraId="4748764B"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PassengerPicture</w:t>
            </w:r>
          </w:p>
        </w:tc>
        <w:tc>
          <w:tcPr>
            <w:tcW w:w="3081" w:type="dxa"/>
          </w:tcPr>
          <w:p w14:paraId="41EEEC2B" w14:textId="77777777" w:rsidR="002C5855" w:rsidRDefault="002C5855" w:rsidP="00C15EA2">
            <w:pPr>
              <w:rPr>
                <w:rFonts w:ascii="Times New Roman" w:hAnsi="Times New Roman"/>
                <w:noProof/>
                <w:sz w:val="28"/>
                <w:cs/>
              </w:rPr>
            </w:pPr>
            <w:r>
              <w:rPr>
                <w:rFonts w:ascii="Times New Roman" w:hAnsi="Times New Roman"/>
                <w:noProof/>
                <w:sz w:val="28"/>
              </w:rPr>
              <w:t>aa.jpg</w:t>
            </w:r>
          </w:p>
        </w:tc>
        <w:tc>
          <w:tcPr>
            <w:tcW w:w="3081" w:type="dxa"/>
          </w:tcPr>
          <w:p w14:paraId="05E70E0F"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The image format should be in .jpg.</w:t>
            </w:r>
          </w:p>
        </w:tc>
      </w:tr>
    </w:tbl>
    <w:p w14:paraId="4FF9ECE6" w14:textId="77777777" w:rsidR="002C5855" w:rsidRDefault="002C5855" w:rsidP="002C5855">
      <w:pPr>
        <w:rPr>
          <w:rFonts w:ascii="Times New Roman" w:hAnsi="Times New Roman" w:cs="Times New Roman"/>
          <w:i/>
          <w:iCs/>
          <w:noProof/>
          <w:sz w:val="28"/>
        </w:rPr>
      </w:pPr>
    </w:p>
    <w:p w14:paraId="420222C0" w14:textId="77777777" w:rsidR="002C5855" w:rsidRDefault="002C5855" w:rsidP="002C5855">
      <w:pPr>
        <w:ind w:firstLine="720"/>
        <w:rPr>
          <w:rFonts w:ascii="Times New Roman" w:hAnsi="Times New Roman" w:cs="Times New Roman"/>
          <w:b/>
          <w:bCs/>
          <w:noProof/>
          <w:sz w:val="28"/>
        </w:rPr>
      </w:pPr>
      <w:r w:rsidRPr="001855C7">
        <w:rPr>
          <w:rFonts w:ascii="Times New Roman" w:hAnsi="Times New Roman" w:cs="Times New Roman"/>
          <w:b/>
          <w:bCs/>
          <w:noProof/>
          <w:sz w:val="28"/>
        </w:rPr>
        <w:t>Action:</w:t>
      </w:r>
    </w:p>
    <w:p w14:paraId="66FBE881" w14:textId="77777777" w:rsidR="002C5855" w:rsidRDefault="002C5855" w:rsidP="002C5855">
      <w:pPr>
        <w:spacing w:after="100" w:afterAutospacing="1"/>
        <w:rPr>
          <w:rFonts w:ascii="Times New Roman" w:hAnsi="Times New Roman" w:cs="Times New Roman"/>
          <w:i/>
          <w:iCs/>
          <w:noProof/>
          <w:sz w:val="28"/>
        </w:rPr>
      </w:pPr>
    </w:p>
    <w:p w14:paraId="69138503" w14:textId="77777777" w:rsidR="00C15EA2" w:rsidRDefault="002C5855" w:rsidP="00C15EA2">
      <w:pPr>
        <w:ind w:left="720"/>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 xml:space="preserve">If successful, the system will </w:t>
      </w:r>
      <w:r w:rsidR="00C15EA2">
        <w:rPr>
          <w:rFonts w:ascii="Times New Roman" w:hAnsi="Times New Roman" w:cs="Times New Roman"/>
          <w:noProof/>
          <w:sz w:val="28"/>
        </w:rPr>
        <w:t>display the messa</w:t>
      </w:r>
      <w:r>
        <w:rPr>
          <w:rFonts w:ascii="Times New Roman" w:hAnsi="Times New Roman" w:cs="Times New Roman"/>
          <w:noProof/>
          <w:sz w:val="28"/>
        </w:rPr>
        <w:t>ge that the registration is successful and display the log in page.</w:t>
      </w:r>
    </w:p>
    <w:p w14:paraId="2CE2B05D" w14:textId="77777777" w:rsidR="00C15EA2" w:rsidRDefault="00C15EA2" w:rsidP="00C15EA2">
      <w:pPr>
        <w:rPr>
          <w:rFonts w:ascii="Times New Roman" w:hAnsi="Times New Roman" w:cs="Times New Roman"/>
          <w:b/>
          <w:bCs/>
          <w:noProof/>
          <w:sz w:val="28"/>
        </w:rPr>
      </w:pPr>
    </w:p>
    <w:p w14:paraId="0F94A552" w14:textId="77777777" w:rsidR="002C5855" w:rsidRPr="00C15EA2" w:rsidRDefault="002C5855" w:rsidP="00C15EA2">
      <w:pPr>
        <w:rPr>
          <w:rFonts w:ascii="Times New Roman" w:hAnsi="Times New Roman" w:cs="Times New Roman"/>
          <w:noProof/>
          <w:sz w:val="28"/>
        </w:rPr>
      </w:pPr>
      <w:r w:rsidRPr="001855C7">
        <w:rPr>
          <w:rFonts w:ascii="Times New Roman" w:hAnsi="Times New Roman" w:cs="Times New Roman"/>
          <w:b/>
          <w:bCs/>
          <w:noProof/>
          <w:sz w:val="28"/>
        </w:rPr>
        <w:t>System Requirement Specification</w:t>
      </w:r>
    </w:p>
    <w:p w14:paraId="549703D8" w14:textId="77777777" w:rsidR="00F8340C" w:rsidRPr="00F8340C" w:rsidRDefault="00F8340C" w:rsidP="00C15EA2">
      <w:pPr>
        <w:ind w:firstLine="720"/>
        <w:rPr>
          <w:rFonts w:ascii="Times New Roman" w:hAnsi="Times New Roman" w:cs="Times New Roman"/>
          <w:b/>
          <w:bCs/>
          <w:sz w:val="28"/>
        </w:rPr>
      </w:pPr>
      <w:r w:rsidRPr="00F8340C">
        <w:rPr>
          <w:rFonts w:ascii="Times New Roman" w:hAnsi="Times New Roman" w:cs="Times New Roman"/>
          <w:b/>
          <w:bCs/>
          <w:sz w:val="28"/>
        </w:rPr>
        <w:t>SRS-32</w:t>
      </w:r>
      <w:r w:rsidRPr="008F2D2D">
        <w:rPr>
          <w:rFonts w:ascii="Times New Roman" w:hAnsi="Times New Roman" w:cs="Times New Roman"/>
          <w:sz w:val="28"/>
        </w:rPr>
        <w:t>The system displays the registration form to Passenger</w:t>
      </w:r>
      <w:r w:rsidRPr="00F8340C">
        <w:rPr>
          <w:rFonts w:ascii="Times New Roman" w:hAnsi="Times New Roman" w:cs="Times New Roman"/>
          <w:b/>
          <w:bCs/>
          <w:sz w:val="28"/>
        </w:rPr>
        <w:t xml:space="preserve"> </w:t>
      </w:r>
    </w:p>
    <w:p w14:paraId="407B5321" w14:textId="77777777" w:rsidR="00F8340C" w:rsidRPr="00F8340C" w:rsidRDefault="008F2D2D" w:rsidP="00C15EA2">
      <w:pPr>
        <w:ind w:left="720"/>
        <w:rPr>
          <w:rFonts w:ascii="Times New Roman" w:hAnsi="Times New Roman" w:cs="Times New Roman"/>
          <w:b/>
          <w:bCs/>
          <w:sz w:val="28"/>
        </w:rPr>
      </w:pPr>
      <w:r>
        <w:rPr>
          <w:rFonts w:ascii="Times New Roman" w:hAnsi="Times New Roman" w:cs="Times New Roman"/>
          <w:b/>
          <w:bCs/>
          <w:sz w:val="28"/>
        </w:rPr>
        <w:t xml:space="preserve">SRS-33 </w:t>
      </w:r>
      <w:r w:rsidRPr="008F2D2D">
        <w:rPr>
          <w:rFonts w:ascii="Times New Roman" w:hAnsi="Times New Roman" w:cs="Times New Roman"/>
          <w:sz w:val="28"/>
        </w:rPr>
        <w:t>T</w:t>
      </w:r>
      <w:r w:rsidR="00F8340C" w:rsidRPr="008F2D2D">
        <w:rPr>
          <w:rFonts w:ascii="Times New Roman" w:hAnsi="Times New Roman" w:cs="Times New Roman"/>
          <w:sz w:val="28"/>
        </w:rPr>
        <w:t>he system will notify ‘Wrong format!’ If Passenger inputs wrong format</w:t>
      </w:r>
    </w:p>
    <w:p w14:paraId="5630F4C6" w14:textId="77777777" w:rsidR="00F8340C" w:rsidRPr="00F8340C" w:rsidRDefault="008F2D2D" w:rsidP="00C15EA2">
      <w:pPr>
        <w:ind w:left="720"/>
        <w:rPr>
          <w:rFonts w:ascii="Times New Roman" w:hAnsi="Times New Roman" w:cs="Times New Roman"/>
          <w:b/>
          <w:bCs/>
          <w:sz w:val="28"/>
        </w:rPr>
      </w:pPr>
      <w:r>
        <w:rPr>
          <w:rFonts w:ascii="Times New Roman" w:hAnsi="Times New Roman" w:cs="Times New Roman"/>
          <w:b/>
          <w:bCs/>
          <w:sz w:val="28"/>
        </w:rPr>
        <w:lastRenderedPageBreak/>
        <w:t xml:space="preserve">SRS-34 </w:t>
      </w:r>
      <w:r>
        <w:rPr>
          <w:rFonts w:ascii="Times New Roman" w:hAnsi="Times New Roman" w:cs="Times New Roman"/>
          <w:sz w:val="28"/>
        </w:rPr>
        <w:t>Th</w:t>
      </w:r>
      <w:r w:rsidR="00F8340C" w:rsidRPr="008F2D2D">
        <w:rPr>
          <w:rFonts w:ascii="Times New Roman" w:hAnsi="Times New Roman" w:cs="Times New Roman"/>
          <w:sz w:val="28"/>
        </w:rPr>
        <w:t>e system will notify, ‘This username already exists.’ If Passenger inputs an existing username</w:t>
      </w:r>
    </w:p>
    <w:p w14:paraId="2F2B3D54" w14:textId="77777777" w:rsidR="002C5855" w:rsidRPr="002C5855" w:rsidRDefault="002C5855" w:rsidP="002C5855">
      <w:pPr>
        <w:rPr>
          <w:rFonts w:ascii="Times New Roman" w:hAnsi="Times New Roman" w:cs="Times New Roman"/>
          <w:b/>
          <w:bCs/>
          <w:sz w:val="28"/>
        </w:rPr>
      </w:pPr>
      <w:r>
        <w:rPr>
          <w:rFonts w:ascii="Times New Roman" w:hAnsi="Times New Roman" w:cs="Times New Roman"/>
          <w:i/>
          <w:iCs/>
          <w:noProof/>
          <w:sz w:val="28"/>
        </w:rPr>
        <w:tab/>
      </w:r>
    </w:p>
    <w:p w14:paraId="28DC7A7C" w14:textId="77777777" w:rsidR="002C5855" w:rsidRDefault="002C5855">
      <w:pPr>
        <w:rPr>
          <w:rFonts w:ascii="Times New Roman" w:hAnsi="Times New Roman" w:cs="Times New Roman"/>
          <w:noProof/>
          <w:sz w:val="32"/>
          <w:szCs w:val="32"/>
        </w:rPr>
      </w:pPr>
      <w:r>
        <w:rPr>
          <w:rFonts w:ascii="Times New Roman" w:hAnsi="Times New Roman" w:cs="Times New Roman"/>
          <w:noProof/>
          <w:sz w:val="32"/>
          <w:szCs w:val="32"/>
        </w:rPr>
        <w:br w:type="page"/>
      </w:r>
    </w:p>
    <w:p w14:paraId="2D53BF04" w14:textId="77777777" w:rsidR="002C5855" w:rsidRPr="005D0362" w:rsidRDefault="002C5855" w:rsidP="002C5855">
      <w:pPr>
        <w:rPr>
          <w:rFonts w:ascii="Times New Roman" w:hAnsi="Times New Roman" w:cs="Times New Roman"/>
          <w:noProof/>
          <w:sz w:val="32"/>
          <w:szCs w:val="32"/>
        </w:rPr>
      </w:pPr>
      <w:r>
        <w:rPr>
          <w:rFonts w:ascii="Times New Roman" w:hAnsi="Times New Roman" w:cs="Times New Roman"/>
          <w:noProof/>
          <w:sz w:val="32"/>
          <w:szCs w:val="32"/>
        </w:rPr>
        <w:lastRenderedPageBreak/>
        <w:t xml:space="preserve">4.14 </w:t>
      </w:r>
      <w:r w:rsidR="008F2D2D">
        <w:rPr>
          <w:rFonts w:ascii="Times New Roman" w:hAnsi="Times New Roman" w:cs="Times New Roman"/>
          <w:noProof/>
          <w:sz w:val="32"/>
          <w:szCs w:val="32"/>
        </w:rPr>
        <w:t>Passenger Log In Use Case (UC-13</w:t>
      </w:r>
      <w:r>
        <w:rPr>
          <w:rFonts w:ascii="Times New Roman" w:hAnsi="Times New Roman" w:cs="Times New Roman"/>
          <w:noProof/>
          <w:sz w:val="32"/>
          <w:szCs w:val="32"/>
        </w:rPr>
        <w:t>)</w:t>
      </w:r>
    </w:p>
    <w:p w14:paraId="00D3B960" w14:textId="77777777" w:rsidR="002C5855" w:rsidRDefault="00653F78" w:rsidP="002C5855">
      <w:pPr>
        <w:spacing w:after="100" w:afterAutospacing="1"/>
        <w:jc w:val="center"/>
        <w:rPr>
          <w:rFonts w:ascii="Times New Roman" w:hAnsi="Times New Roman" w:cs="Times New Roman"/>
          <w:i/>
          <w:iCs/>
          <w:noProof/>
          <w:sz w:val="28"/>
        </w:rPr>
      </w:pPr>
      <w:r w:rsidRPr="00653F78">
        <w:rPr>
          <w:rFonts w:ascii="Times New Roman" w:hAnsi="Times New Roman" w:cs="Times New Roman"/>
          <w:i/>
          <w:iCs/>
          <w:noProof/>
          <w:sz w:val="28"/>
          <w:lang w:eastAsia="ko-KR"/>
        </w:rPr>
        <w:drawing>
          <wp:inline distT="0" distB="0" distL="0" distR="0" wp14:anchorId="7C7A48B6" wp14:editId="7A445823">
            <wp:extent cx="4594678" cy="2071237"/>
            <wp:effectExtent l="19050" t="0" r="0" b="0"/>
            <wp:docPr id="6" name="Picture 2"/>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2"/>
                    <a:srcRect l="33492" t="21485" r="15446" b="20898"/>
                    <a:stretch>
                      <a:fillRect/>
                    </a:stretch>
                  </pic:blipFill>
                  <pic:spPr bwMode="auto">
                    <a:xfrm>
                      <a:off x="0" y="0"/>
                      <a:ext cx="4598345" cy="2072890"/>
                    </a:xfrm>
                    <a:prstGeom prst="rect">
                      <a:avLst/>
                    </a:prstGeom>
                    <a:noFill/>
                    <a:ln w="9525">
                      <a:noFill/>
                      <a:miter lim="800000"/>
                      <a:headEnd/>
                      <a:tailEnd/>
                    </a:ln>
                    <a:effectLst/>
                  </pic:spPr>
                </pic:pic>
              </a:graphicData>
            </a:graphic>
          </wp:inline>
        </w:drawing>
      </w:r>
      <w:r w:rsidRPr="00653F78">
        <w:rPr>
          <w:rFonts w:ascii="Times New Roman" w:hAnsi="Times New Roman" w:cs="Times New Roman"/>
          <w:i/>
          <w:iCs/>
          <w:noProof/>
          <w:sz w:val="28"/>
        </w:rPr>
        <w:t xml:space="preserve"> </w:t>
      </w:r>
    </w:p>
    <w:p w14:paraId="557B3ED6" w14:textId="77777777" w:rsidR="002C5855" w:rsidRDefault="002C5855" w:rsidP="002C5855">
      <w:pPr>
        <w:spacing w:after="100" w:afterAutospacing="1"/>
        <w:jc w:val="center"/>
        <w:rPr>
          <w:rFonts w:ascii="Times New Roman" w:hAnsi="Times New Roman" w:cs="Times New Roman"/>
          <w:i/>
          <w:iCs/>
          <w:noProof/>
          <w:sz w:val="28"/>
        </w:rPr>
      </w:pPr>
      <w:r w:rsidRPr="00055548">
        <w:rPr>
          <w:rFonts w:ascii="Times New Roman" w:hAnsi="Times New Roman" w:cs="Times New Roman"/>
          <w:i/>
          <w:iCs/>
          <w:noProof/>
          <w:sz w:val="28"/>
        </w:rPr>
        <w:t xml:space="preserve"> </w:t>
      </w:r>
      <w:r w:rsidR="008868D3">
        <w:rPr>
          <w:rFonts w:ascii="Times New Roman" w:hAnsi="Times New Roman" w:cs="Times New Roman"/>
          <w:i/>
          <w:iCs/>
          <w:noProof/>
          <w:sz w:val="28"/>
        </w:rPr>
        <w:t>Figure 16</w:t>
      </w:r>
      <w:r w:rsidRPr="00D70153">
        <w:rPr>
          <w:rFonts w:ascii="Times New Roman" w:hAnsi="Times New Roman" w:cs="Times New Roman"/>
          <w:i/>
          <w:iCs/>
          <w:noProof/>
          <w:sz w:val="28"/>
        </w:rPr>
        <w:t xml:space="preserve">: </w:t>
      </w:r>
      <w:r>
        <w:rPr>
          <w:rFonts w:ascii="Times New Roman" w:hAnsi="Times New Roman" w:cs="Times New Roman"/>
          <w:i/>
          <w:iCs/>
          <w:sz w:val="28"/>
        </w:rPr>
        <w:t>Passenger</w:t>
      </w:r>
      <w:r w:rsidRPr="009011C9">
        <w:rPr>
          <w:rFonts w:ascii="Times New Roman" w:hAnsi="Times New Roman" w:cs="Times New Roman"/>
          <w:i/>
          <w:iCs/>
          <w:sz w:val="28"/>
        </w:rPr>
        <w:t xml:space="preserve"> can </w:t>
      </w:r>
      <w:r>
        <w:rPr>
          <w:rFonts w:ascii="Times New Roman" w:hAnsi="Times New Roman" w:cs="Times New Roman"/>
          <w:i/>
          <w:iCs/>
          <w:sz w:val="28"/>
        </w:rPr>
        <w:t>log in to the system</w:t>
      </w:r>
      <w:r w:rsidRPr="009011C9">
        <w:rPr>
          <w:rFonts w:ascii="Times New Roman" w:hAnsi="Times New Roman" w:cs="Times New Roman"/>
          <w:i/>
          <w:iCs/>
          <w:sz w:val="28"/>
        </w:rPr>
        <w:t xml:space="preserve"> </w:t>
      </w:r>
      <w:r w:rsidRPr="00BE7622">
        <w:rPr>
          <w:rFonts w:ascii="Times New Roman" w:hAnsi="Times New Roman" w:cs="Times New Roman"/>
          <w:i/>
          <w:iCs/>
          <w:sz w:val="28"/>
        </w:rPr>
        <w:t>(</w:t>
      </w:r>
      <w:r w:rsidR="008F2D2D">
        <w:rPr>
          <w:rFonts w:ascii="Times New Roman" w:hAnsi="Times New Roman" w:cs="Times New Roman"/>
          <w:i/>
          <w:iCs/>
          <w:sz w:val="28"/>
        </w:rPr>
        <w:t>URS-13</w:t>
      </w:r>
      <w:r w:rsidRPr="00BE7622">
        <w:rPr>
          <w:rFonts w:ascii="Times New Roman" w:hAnsi="Times New Roman" w:cs="Times New Roman"/>
          <w:i/>
          <w:iCs/>
          <w:sz w:val="28"/>
        </w:rPr>
        <w:t>)</w:t>
      </w:r>
    </w:p>
    <w:tbl>
      <w:tblPr>
        <w:tblStyle w:val="TableGrid"/>
        <w:tblW w:w="0" w:type="auto"/>
        <w:tblLook w:val="04A0" w:firstRow="1" w:lastRow="0" w:firstColumn="1" w:lastColumn="0" w:noHBand="0" w:noVBand="1"/>
      </w:tblPr>
      <w:tblGrid>
        <w:gridCol w:w="3652"/>
        <w:gridCol w:w="5590"/>
      </w:tblGrid>
      <w:tr w:rsidR="002C5855" w14:paraId="02917ECA" w14:textId="77777777" w:rsidTr="00C15EA2">
        <w:tc>
          <w:tcPr>
            <w:tcW w:w="3652" w:type="dxa"/>
          </w:tcPr>
          <w:p w14:paraId="742682F6" w14:textId="77777777" w:rsidR="002C5855" w:rsidRPr="002055E3" w:rsidRDefault="002C5855" w:rsidP="00C15EA2">
            <w:pPr>
              <w:spacing w:after="100" w:afterAutospacing="1"/>
              <w:jc w:val="center"/>
              <w:rPr>
                <w:rFonts w:ascii="Times New Roman" w:hAnsi="Times New Roman" w:cs="Times New Roman"/>
                <w:noProof/>
                <w:sz w:val="26"/>
                <w:szCs w:val="26"/>
              </w:rPr>
            </w:pPr>
            <w:r w:rsidRPr="002055E3">
              <w:rPr>
                <w:rFonts w:ascii="Times New Roman" w:hAnsi="Times New Roman" w:cs="Times New Roman"/>
                <w:noProof/>
                <w:sz w:val="26"/>
                <w:szCs w:val="26"/>
              </w:rPr>
              <w:t>Use Case ID</w:t>
            </w:r>
          </w:p>
        </w:tc>
        <w:tc>
          <w:tcPr>
            <w:tcW w:w="5590" w:type="dxa"/>
          </w:tcPr>
          <w:p w14:paraId="047B2044" w14:textId="77777777" w:rsidR="002C5855" w:rsidRPr="002055E3" w:rsidRDefault="002C5855" w:rsidP="00C15EA2">
            <w:pPr>
              <w:spacing w:after="100" w:afterAutospacing="1"/>
              <w:jc w:val="center"/>
              <w:rPr>
                <w:rFonts w:ascii="Times New Roman" w:hAnsi="Times New Roman" w:cs="Times New Roman"/>
                <w:noProof/>
                <w:sz w:val="26"/>
                <w:szCs w:val="26"/>
              </w:rPr>
            </w:pPr>
            <w:r>
              <w:rPr>
                <w:rFonts w:ascii="Times New Roman" w:hAnsi="Times New Roman" w:cs="Times New Roman"/>
                <w:noProof/>
                <w:sz w:val="26"/>
                <w:szCs w:val="26"/>
              </w:rPr>
              <w:t>UC-1</w:t>
            </w:r>
            <w:r w:rsidR="008F2D2D">
              <w:rPr>
                <w:rFonts w:ascii="Times New Roman" w:hAnsi="Times New Roman" w:cs="Times New Roman"/>
                <w:noProof/>
                <w:sz w:val="26"/>
                <w:szCs w:val="26"/>
              </w:rPr>
              <w:t>3</w:t>
            </w:r>
          </w:p>
        </w:tc>
      </w:tr>
      <w:tr w:rsidR="002C5855" w14:paraId="3EBC48E7" w14:textId="77777777" w:rsidTr="00C95E1D">
        <w:trPr>
          <w:trHeight w:val="398"/>
        </w:trPr>
        <w:tc>
          <w:tcPr>
            <w:tcW w:w="3652" w:type="dxa"/>
          </w:tcPr>
          <w:p w14:paraId="22B9B3B2"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Use Case name:</w:t>
            </w:r>
          </w:p>
        </w:tc>
        <w:tc>
          <w:tcPr>
            <w:tcW w:w="5590" w:type="dxa"/>
          </w:tcPr>
          <w:p w14:paraId="492F82DE" w14:textId="77777777" w:rsidR="002C5855" w:rsidRPr="000D0ABB" w:rsidRDefault="002C5855" w:rsidP="00C15EA2">
            <w:pPr>
              <w:spacing w:after="100" w:afterAutospacing="1"/>
              <w:rPr>
                <w:rFonts w:ascii="Times New Roman" w:hAnsi="Times New Roman" w:cs="Times New Roman"/>
                <w:noProof/>
                <w:sz w:val="26"/>
                <w:szCs w:val="26"/>
              </w:rPr>
            </w:pPr>
            <w:r>
              <w:rPr>
                <w:rFonts w:ascii="Times New Roman" w:hAnsi="Times New Roman" w:cs="Times New Roman"/>
                <w:sz w:val="28"/>
              </w:rPr>
              <w:t>Passenger</w:t>
            </w:r>
            <w:r w:rsidRPr="009011C9">
              <w:rPr>
                <w:rFonts w:ascii="Times New Roman" w:hAnsi="Times New Roman" w:cs="Times New Roman"/>
                <w:sz w:val="28"/>
              </w:rPr>
              <w:t xml:space="preserve"> can</w:t>
            </w:r>
            <w:r>
              <w:rPr>
                <w:rFonts w:ascii="Times New Roman" w:hAnsi="Times New Roman" w:cs="Times New Roman"/>
                <w:sz w:val="28"/>
              </w:rPr>
              <w:t xml:space="preserve"> log in to the system</w:t>
            </w:r>
          </w:p>
        </w:tc>
      </w:tr>
      <w:tr w:rsidR="002C5855" w14:paraId="520273DE" w14:textId="77777777" w:rsidTr="00C15EA2">
        <w:tc>
          <w:tcPr>
            <w:tcW w:w="3652" w:type="dxa"/>
          </w:tcPr>
          <w:p w14:paraId="58459FFB"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Actors:</w:t>
            </w:r>
          </w:p>
        </w:tc>
        <w:tc>
          <w:tcPr>
            <w:tcW w:w="5590" w:type="dxa"/>
          </w:tcPr>
          <w:p w14:paraId="021746C4" w14:textId="77777777" w:rsidR="002C5855" w:rsidRPr="002055E3" w:rsidRDefault="00C95E1D"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w:t>
            </w:r>
          </w:p>
        </w:tc>
      </w:tr>
      <w:tr w:rsidR="002C5855" w14:paraId="6BA4949F" w14:textId="77777777" w:rsidTr="00C15EA2">
        <w:tc>
          <w:tcPr>
            <w:tcW w:w="3652" w:type="dxa"/>
          </w:tcPr>
          <w:p w14:paraId="4323DB00"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Description:</w:t>
            </w:r>
          </w:p>
        </w:tc>
        <w:tc>
          <w:tcPr>
            <w:tcW w:w="5590" w:type="dxa"/>
          </w:tcPr>
          <w:p w14:paraId="51956731" w14:textId="77777777" w:rsidR="002C5855" w:rsidRPr="002055E3" w:rsidRDefault="0084605C" w:rsidP="00C95E1D">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Passenger</w:t>
            </w:r>
            <w:r w:rsidR="002C5855">
              <w:rPr>
                <w:rFonts w:ascii="Times New Roman" w:hAnsi="Times New Roman" w:cs="Times New Roman"/>
                <w:noProof/>
                <w:sz w:val="26"/>
                <w:szCs w:val="26"/>
              </w:rPr>
              <w:t xml:space="preserve"> can log in to the system for accessing the system as a ‘</w:t>
            </w:r>
            <w:r w:rsidR="00C95E1D">
              <w:rPr>
                <w:rFonts w:ascii="Times New Roman" w:hAnsi="Times New Roman" w:cs="Times New Roman"/>
                <w:noProof/>
                <w:sz w:val="26"/>
                <w:szCs w:val="26"/>
              </w:rPr>
              <w:t>Passenger’</w:t>
            </w:r>
            <w:r w:rsidR="002C5855">
              <w:rPr>
                <w:rFonts w:ascii="Times New Roman" w:hAnsi="Times New Roman" w:cs="Times New Roman"/>
                <w:noProof/>
                <w:sz w:val="26"/>
                <w:szCs w:val="26"/>
              </w:rPr>
              <w:t>.</w:t>
            </w:r>
          </w:p>
        </w:tc>
      </w:tr>
      <w:tr w:rsidR="002C5855" w14:paraId="750DC4FA" w14:textId="77777777" w:rsidTr="00C15EA2">
        <w:tc>
          <w:tcPr>
            <w:tcW w:w="3652" w:type="dxa"/>
          </w:tcPr>
          <w:p w14:paraId="23E67F17"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Trigger:</w:t>
            </w:r>
          </w:p>
        </w:tc>
        <w:tc>
          <w:tcPr>
            <w:tcW w:w="5590" w:type="dxa"/>
          </w:tcPr>
          <w:p w14:paraId="5CA65B69" w14:textId="77777777" w:rsidR="002C5855" w:rsidRPr="002055E3" w:rsidRDefault="0084605C"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 xml:space="preserve">Passenger </w:t>
            </w:r>
            <w:r w:rsidR="002C5855">
              <w:rPr>
                <w:rFonts w:ascii="Times New Roman" w:hAnsi="Times New Roman" w:cs="Times New Roman"/>
                <w:noProof/>
                <w:sz w:val="26"/>
                <w:szCs w:val="26"/>
              </w:rPr>
              <w:t>click</w:t>
            </w:r>
            <w:r>
              <w:rPr>
                <w:rFonts w:ascii="Times New Roman" w:hAnsi="Times New Roman" w:cs="Times New Roman"/>
                <w:noProof/>
                <w:sz w:val="26"/>
                <w:szCs w:val="26"/>
              </w:rPr>
              <w:t>s</w:t>
            </w:r>
            <w:r w:rsidR="002C5855">
              <w:rPr>
                <w:rFonts w:ascii="Times New Roman" w:hAnsi="Times New Roman" w:cs="Times New Roman"/>
                <w:noProof/>
                <w:sz w:val="26"/>
                <w:szCs w:val="26"/>
              </w:rPr>
              <w:t xml:space="preserve"> on ‘</w:t>
            </w:r>
            <w:r>
              <w:rPr>
                <w:rFonts w:ascii="Times New Roman" w:hAnsi="Times New Roman" w:cs="Times New Roman"/>
                <w:noProof/>
                <w:sz w:val="26"/>
                <w:szCs w:val="26"/>
              </w:rPr>
              <w:t>Passenger</w:t>
            </w:r>
            <w:r w:rsidR="002C5855">
              <w:rPr>
                <w:rFonts w:ascii="Times New Roman" w:hAnsi="Times New Roman" w:cs="Times New Roman"/>
                <w:noProof/>
                <w:sz w:val="26"/>
                <w:szCs w:val="26"/>
              </w:rPr>
              <w:t xml:space="preserve"> log in’ button in the login page.</w:t>
            </w:r>
          </w:p>
        </w:tc>
      </w:tr>
      <w:tr w:rsidR="002C5855" w14:paraId="1456FAFA" w14:textId="77777777" w:rsidTr="00C15EA2">
        <w:tc>
          <w:tcPr>
            <w:tcW w:w="3652" w:type="dxa"/>
          </w:tcPr>
          <w:p w14:paraId="2C4A9200"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Pre-conditions:</w:t>
            </w:r>
          </w:p>
        </w:tc>
        <w:tc>
          <w:tcPr>
            <w:tcW w:w="5590" w:type="dxa"/>
          </w:tcPr>
          <w:p w14:paraId="43CFC21F" w14:textId="77777777" w:rsidR="002C5855" w:rsidRPr="002055E3" w:rsidRDefault="0084605C" w:rsidP="00C15EA2">
            <w:pPr>
              <w:rPr>
                <w:rFonts w:ascii="Times New Roman" w:hAnsi="Times New Roman" w:cs="Times New Roman"/>
                <w:noProof/>
                <w:sz w:val="26"/>
                <w:szCs w:val="26"/>
              </w:rPr>
            </w:pPr>
            <w:r>
              <w:rPr>
                <w:rFonts w:ascii="Times New Roman" w:hAnsi="Times New Roman" w:cs="Times New Roman"/>
                <w:noProof/>
                <w:sz w:val="26"/>
                <w:szCs w:val="26"/>
              </w:rPr>
              <w:t>Passenger</w:t>
            </w:r>
            <w:r w:rsidR="002C5855">
              <w:rPr>
                <w:rFonts w:ascii="Times New Roman" w:hAnsi="Times New Roman" w:cs="Times New Roman"/>
                <w:noProof/>
                <w:sz w:val="26"/>
                <w:szCs w:val="26"/>
              </w:rPr>
              <w:t xml:space="preserve"> registered in the system.</w:t>
            </w:r>
            <w:r w:rsidR="00C12AEA">
              <w:rPr>
                <w:rFonts w:ascii="Times New Roman" w:hAnsi="Times New Roman" w:cs="Times New Roman"/>
                <w:noProof/>
                <w:sz w:val="26"/>
                <w:szCs w:val="26"/>
              </w:rPr>
              <w:t xml:space="preserve"> (UC-12)</w:t>
            </w:r>
          </w:p>
        </w:tc>
      </w:tr>
      <w:tr w:rsidR="002C5855" w14:paraId="7F842B25" w14:textId="77777777" w:rsidTr="00C15EA2">
        <w:tc>
          <w:tcPr>
            <w:tcW w:w="3652" w:type="dxa"/>
          </w:tcPr>
          <w:p w14:paraId="67E708E2" w14:textId="77777777" w:rsidR="002C5855" w:rsidRPr="002055E3" w:rsidRDefault="002C5855"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Post-conditions:</w:t>
            </w:r>
          </w:p>
        </w:tc>
        <w:tc>
          <w:tcPr>
            <w:tcW w:w="5590" w:type="dxa"/>
          </w:tcPr>
          <w:p w14:paraId="254CAB8E" w14:textId="77777777" w:rsidR="002C5855" w:rsidRPr="001A205E" w:rsidRDefault="0084605C" w:rsidP="00C15EA2">
            <w:pPr>
              <w:pStyle w:val="ListParagraph"/>
              <w:numPr>
                <w:ilvl w:val="0"/>
                <w:numId w:val="16"/>
              </w:numPr>
              <w:rPr>
                <w:rFonts w:ascii="Times New Roman" w:hAnsi="Times New Roman" w:cs="Times New Roman"/>
                <w:noProof/>
                <w:sz w:val="26"/>
                <w:szCs w:val="26"/>
              </w:rPr>
            </w:pPr>
            <w:r>
              <w:rPr>
                <w:rFonts w:ascii="Times New Roman" w:hAnsi="Times New Roman" w:cs="Times New Roman"/>
                <w:noProof/>
                <w:sz w:val="26"/>
                <w:szCs w:val="26"/>
              </w:rPr>
              <w:t>Passenger</w:t>
            </w:r>
            <w:r w:rsidR="002C5855" w:rsidRPr="001A205E">
              <w:rPr>
                <w:rFonts w:ascii="Times New Roman" w:hAnsi="Times New Roman" w:cs="Times New Roman"/>
                <w:noProof/>
                <w:sz w:val="26"/>
                <w:szCs w:val="26"/>
              </w:rPr>
              <w:t xml:space="preserve"> can log out.</w:t>
            </w:r>
            <w:r w:rsidR="00C12AEA">
              <w:rPr>
                <w:rFonts w:ascii="Times New Roman" w:hAnsi="Times New Roman" w:cs="Times New Roman"/>
                <w:noProof/>
                <w:sz w:val="26"/>
                <w:szCs w:val="26"/>
              </w:rPr>
              <w:t xml:space="preserve"> (UC-06)</w:t>
            </w:r>
          </w:p>
          <w:p w14:paraId="095E3E2E" w14:textId="77777777" w:rsidR="002C5855" w:rsidRPr="001A205E" w:rsidRDefault="0084605C" w:rsidP="00C15EA2">
            <w:pPr>
              <w:pStyle w:val="ListParagraph"/>
              <w:numPr>
                <w:ilvl w:val="0"/>
                <w:numId w:val="16"/>
              </w:numPr>
              <w:rPr>
                <w:rFonts w:ascii="Times New Roman" w:hAnsi="Times New Roman" w:cs="Times New Roman"/>
                <w:noProof/>
                <w:sz w:val="26"/>
                <w:szCs w:val="26"/>
              </w:rPr>
            </w:pPr>
            <w:r>
              <w:rPr>
                <w:rFonts w:ascii="Times New Roman" w:hAnsi="Times New Roman" w:cs="Times New Roman"/>
                <w:noProof/>
                <w:sz w:val="26"/>
                <w:szCs w:val="26"/>
              </w:rPr>
              <w:t>Passenger</w:t>
            </w:r>
            <w:r w:rsidR="002C5855">
              <w:rPr>
                <w:rFonts w:ascii="Times New Roman" w:hAnsi="Times New Roman" w:cs="Times New Roman"/>
                <w:noProof/>
                <w:sz w:val="26"/>
                <w:szCs w:val="26"/>
              </w:rPr>
              <w:t xml:space="preserve"> can access the application</w:t>
            </w:r>
          </w:p>
        </w:tc>
      </w:tr>
      <w:tr w:rsidR="002C5855" w14:paraId="6767FA87" w14:textId="77777777" w:rsidTr="00C15EA2">
        <w:tc>
          <w:tcPr>
            <w:tcW w:w="3652" w:type="dxa"/>
          </w:tcPr>
          <w:p w14:paraId="0C7832BD"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Normal Flows:</w:t>
            </w:r>
          </w:p>
        </w:tc>
        <w:tc>
          <w:tcPr>
            <w:tcW w:w="5590" w:type="dxa"/>
          </w:tcPr>
          <w:p w14:paraId="7A3F3FB8" w14:textId="77777777" w:rsidR="002C5855" w:rsidRPr="00F8340C" w:rsidRDefault="0084605C" w:rsidP="00F8340C">
            <w:pPr>
              <w:pStyle w:val="ListParagraph"/>
              <w:numPr>
                <w:ilvl w:val="0"/>
                <w:numId w:val="23"/>
              </w:numPr>
              <w:rPr>
                <w:rFonts w:ascii="Times New Roman" w:hAnsi="Times New Roman" w:cs="Times New Roman"/>
                <w:noProof/>
                <w:sz w:val="26"/>
                <w:szCs w:val="26"/>
              </w:rPr>
            </w:pPr>
            <w:r w:rsidRPr="00F8340C">
              <w:rPr>
                <w:rFonts w:ascii="Times New Roman" w:hAnsi="Times New Roman" w:cs="Times New Roman"/>
                <w:noProof/>
                <w:sz w:val="26"/>
                <w:szCs w:val="26"/>
              </w:rPr>
              <w:t>Passenger</w:t>
            </w:r>
            <w:r w:rsidR="002C5855" w:rsidRPr="00F8340C">
              <w:rPr>
                <w:rFonts w:ascii="Times New Roman" w:hAnsi="Times New Roman" w:cs="Times New Roman"/>
                <w:noProof/>
                <w:sz w:val="26"/>
                <w:szCs w:val="26"/>
              </w:rPr>
              <w:t xml:space="preserve"> click on ‘</w:t>
            </w:r>
            <w:r w:rsidR="00C95E1D">
              <w:rPr>
                <w:rFonts w:ascii="Times New Roman" w:hAnsi="Times New Roman" w:cs="Times New Roman"/>
                <w:noProof/>
                <w:sz w:val="26"/>
                <w:szCs w:val="26"/>
              </w:rPr>
              <w:t>Passenge</w:t>
            </w:r>
            <w:r w:rsidR="002C5855" w:rsidRPr="00F8340C">
              <w:rPr>
                <w:rFonts w:ascii="Times New Roman" w:hAnsi="Times New Roman" w:cs="Times New Roman"/>
                <w:noProof/>
                <w:sz w:val="26"/>
                <w:szCs w:val="26"/>
              </w:rPr>
              <w:t>r log in’ button in the login page.</w:t>
            </w:r>
          </w:p>
          <w:p w14:paraId="677C657C" w14:textId="77777777" w:rsidR="002C5855" w:rsidRDefault="0084605C" w:rsidP="00F8340C">
            <w:pPr>
              <w:pStyle w:val="ListParagraph"/>
              <w:numPr>
                <w:ilvl w:val="0"/>
                <w:numId w:val="23"/>
              </w:numPr>
              <w:rPr>
                <w:rFonts w:ascii="Times New Roman" w:hAnsi="Times New Roman" w:cs="Times New Roman"/>
                <w:noProof/>
                <w:sz w:val="26"/>
                <w:szCs w:val="26"/>
              </w:rPr>
            </w:pPr>
            <w:r>
              <w:rPr>
                <w:rFonts w:ascii="Times New Roman" w:hAnsi="Times New Roman" w:cs="Times New Roman"/>
                <w:noProof/>
                <w:sz w:val="26"/>
                <w:szCs w:val="26"/>
              </w:rPr>
              <w:t>S</w:t>
            </w:r>
            <w:r w:rsidR="002C5855">
              <w:rPr>
                <w:rFonts w:ascii="Times New Roman" w:hAnsi="Times New Roman" w:cs="Times New Roman"/>
                <w:noProof/>
                <w:sz w:val="26"/>
                <w:szCs w:val="26"/>
              </w:rPr>
              <w:t>ystem displays the login page.</w:t>
            </w:r>
          </w:p>
          <w:p w14:paraId="2A4E38C4" w14:textId="77777777" w:rsidR="002C5855" w:rsidRDefault="0084605C" w:rsidP="00F8340C">
            <w:pPr>
              <w:pStyle w:val="ListParagraph"/>
              <w:numPr>
                <w:ilvl w:val="0"/>
                <w:numId w:val="23"/>
              </w:numPr>
              <w:rPr>
                <w:rFonts w:ascii="Times New Roman" w:hAnsi="Times New Roman" w:cs="Times New Roman"/>
                <w:noProof/>
                <w:sz w:val="26"/>
                <w:szCs w:val="26"/>
              </w:rPr>
            </w:pPr>
            <w:r>
              <w:rPr>
                <w:rFonts w:ascii="Times New Roman" w:hAnsi="Times New Roman" w:cs="Times New Roman"/>
                <w:noProof/>
                <w:sz w:val="26"/>
                <w:szCs w:val="26"/>
              </w:rPr>
              <w:t>Passenger</w:t>
            </w:r>
            <w:r w:rsidR="002C5855">
              <w:rPr>
                <w:rFonts w:ascii="Times New Roman" w:hAnsi="Times New Roman" w:cs="Times New Roman"/>
                <w:noProof/>
                <w:sz w:val="26"/>
                <w:szCs w:val="26"/>
              </w:rPr>
              <w:t xml:space="preserve"> input the username and password.</w:t>
            </w:r>
          </w:p>
          <w:p w14:paraId="15E46E34" w14:textId="77777777" w:rsidR="002C5855" w:rsidRDefault="0084605C" w:rsidP="00F8340C">
            <w:pPr>
              <w:pStyle w:val="ListParagraph"/>
              <w:numPr>
                <w:ilvl w:val="0"/>
                <w:numId w:val="23"/>
              </w:numPr>
              <w:rPr>
                <w:rFonts w:ascii="Times New Roman" w:hAnsi="Times New Roman" w:cs="Times New Roman"/>
                <w:noProof/>
                <w:sz w:val="26"/>
                <w:szCs w:val="26"/>
              </w:rPr>
            </w:pPr>
            <w:r>
              <w:rPr>
                <w:rFonts w:ascii="Times New Roman" w:hAnsi="Times New Roman" w:cs="Times New Roman"/>
                <w:noProof/>
                <w:sz w:val="26"/>
                <w:szCs w:val="26"/>
              </w:rPr>
              <w:t>Sytem verify the username and password.</w:t>
            </w:r>
          </w:p>
          <w:p w14:paraId="776480CD" w14:textId="77777777" w:rsidR="0084605C" w:rsidRDefault="0084605C" w:rsidP="00F8340C">
            <w:pPr>
              <w:pStyle w:val="ListParagraph"/>
              <w:numPr>
                <w:ilvl w:val="0"/>
                <w:numId w:val="23"/>
              </w:numPr>
              <w:rPr>
                <w:rFonts w:ascii="Times New Roman" w:hAnsi="Times New Roman" w:cs="Times New Roman"/>
                <w:noProof/>
                <w:sz w:val="26"/>
                <w:szCs w:val="26"/>
              </w:rPr>
            </w:pPr>
            <w:r>
              <w:rPr>
                <w:rFonts w:ascii="Times New Roman" w:hAnsi="Times New Roman" w:cs="Times New Roman"/>
                <w:noProof/>
                <w:sz w:val="26"/>
                <w:szCs w:val="26"/>
              </w:rPr>
              <w:t>S</w:t>
            </w:r>
            <w:r w:rsidR="002C5855">
              <w:rPr>
                <w:rFonts w:ascii="Times New Roman" w:hAnsi="Times New Roman" w:cs="Times New Roman"/>
                <w:noProof/>
                <w:sz w:val="26"/>
                <w:szCs w:val="26"/>
              </w:rPr>
              <w:t>ystem</w:t>
            </w:r>
            <w:r>
              <w:rPr>
                <w:rFonts w:ascii="Times New Roman" w:hAnsi="Times New Roman" w:cs="Times New Roman"/>
                <w:noProof/>
                <w:sz w:val="26"/>
                <w:szCs w:val="26"/>
              </w:rPr>
              <w:t xml:space="preserve"> updates the passenger</w:t>
            </w:r>
            <w:r w:rsidR="002C5855" w:rsidRPr="004625E6">
              <w:rPr>
                <w:rFonts w:ascii="Times New Roman" w:hAnsi="Times New Roman" w:cs="Times New Roman"/>
                <w:noProof/>
                <w:sz w:val="26"/>
                <w:szCs w:val="26"/>
              </w:rPr>
              <w:t xml:space="preserve"> status to</w:t>
            </w:r>
            <w:r>
              <w:rPr>
                <w:rFonts w:ascii="Times New Roman" w:hAnsi="Times New Roman" w:cs="Times New Roman"/>
                <w:noProof/>
                <w:sz w:val="26"/>
                <w:szCs w:val="26"/>
              </w:rPr>
              <w:t xml:space="preserve"> online status in the database.</w:t>
            </w:r>
          </w:p>
          <w:p w14:paraId="65AE365A" w14:textId="77777777" w:rsidR="002C5855" w:rsidRPr="007A3FB2" w:rsidRDefault="0084605C" w:rsidP="00F8340C">
            <w:pPr>
              <w:pStyle w:val="ListParagraph"/>
              <w:numPr>
                <w:ilvl w:val="0"/>
                <w:numId w:val="23"/>
              </w:numPr>
              <w:rPr>
                <w:rFonts w:ascii="Times New Roman" w:hAnsi="Times New Roman" w:cs="Times New Roman"/>
                <w:noProof/>
                <w:sz w:val="26"/>
                <w:szCs w:val="26"/>
              </w:rPr>
            </w:pPr>
            <w:r>
              <w:rPr>
                <w:rFonts w:ascii="Times New Roman" w:hAnsi="Times New Roman" w:cs="Times New Roman"/>
                <w:noProof/>
                <w:sz w:val="26"/>
                <w:szCs w:val="26"/>
              </w:rPr>
              <w:t xml:space="preserve"> S</w:t>
            </w:r>
            <w:r w:rsidR="002C5855">
              <w:rPr>
                <w:rFonts w:ascii="Times New Roman" w:hAnsi="Times New Roman" w:cs="Times New Roman"/>
                <w:noProof/>
                <w:sz w:val="26"/>
                <w:szCs w:val="26"/>
              </w:rPr>
              <w:t>ystem displays the login successful message.</w:t>
            </w:r>
          </w:p>
        </w:tc>
      </w:tr>
      <w:tr w:rsidR="002C5855" w14:paraId="13041A80" w14:textId="77777777" w:rsidTr="00C15EA2">
        <w:tc>
          <w:tcPr>
            <w:tcW w:w="3652" w:type="dxa"/>
          </w:tcPr>
          <w:p w14:paraId="1B02F319"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Alternative Flows:</w:t>
            </w:r>
          </w:p>
        </w:tc>
        <w:tc>
          <w:tcPr>
            <w:tcW w:w="5590" w:type="dxa"/>
          </w:tcPr>
          <w:p w14:paraId="5B34C8B1" w14:textId="77777777" w:rsidR="002C5855" w:rsidRPr="002055E3" w:rsidRDefault="002C5855" w:rsidP="00C15EA2">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N/A</w:t>
            </w:r>
          </w:p>
        </w:tc>
      </w:tr>
      <w:tr w:rsidR="002C5855" w14:paraId="695245FB" w14:textId="77777777" w:rsidTr="00C15EA2">
        <w:tc>
          <w:tcPr>
            <w:tcW w:w="3652" w:type="dxa"/>
          </w:tcPr>
          <w:p w14:paraId="1F795F11"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Exceptions:</w:t>
            </w:r>
          </w:p>
        </w:tc>
        <w:tc>
          <w:tcPr>
            <w:tcW w:w="5590" w:type="dxa"/>
          </w:tcPr>
          <w:p w14:paraId="0E40DC5B" w14:textId="77777777" w:rsidR="002C5855" w:rsidRPr="00A25E9A" w:rsidRDefault="002C5855" w:rsidP="0084605C">
            <w:pPr>
              <w:spacing w:after="100" w:afterAutospacing="1"/>
              <w:rPr>
                <w:rFonts w:ascii="Times New Roman" w:hAnsi="Times New Roman" w:cs="Times New Roman"/>
                <w:noProof/>
                <w:sz w:val="26"/>
                <w:szCs w:val="26"/>
              </w:rPr>
            </w:pPr>
            <w:r>
              <w:rPr>
                <w:rFonts w:ascii="Times New Roman" w:hAnsi="Times New Roman" w:cs="Times New Roman"/>
                <w:noProof/>
                <w:sz w:val="26"/>
                <w:szCs w:val="26"/>
              </w:rPr>
              <w:t xml:space="preserve">4A If </w:t>
            </w:r>
            <w:r w:rsidR="0084605C">
              <w:rPr>
                <w:rFonts w:ascii="Times New Roman" w:hAnsi="Times New Roman" w:cs="Times New Roman"/>
                <w:noProof/>
                <w:sz w:val="26"/>
                <w:szCs w:val="26"/>
              </w:rPr>
              <w:t>Passenger</w:t>
            </w:r>
            <w:r>
              <w:rPr>
                <w:rFonts w:ascii="Times New Roman" w:hAnsi="Times New Roman" w:cs="Times New Roman"/>
                <w:noProof/>
                <w:sz w:val="26"/>
                <w:szCs w:val="26"/>
              </w:rPr>
              <w:t xml:space="preserve">inputs the username or password wrongly, the system will notify, ‘This username or password is wrong.’ </w:t>
            </w:r>
            <w:r w:rsidR="0084605C">
              <w:rPr>
                <w:rFonts w:ascii="Times New Roman" w:hAnsi="Times New Roman" w:cs="Times New Roman"/>
                <w:noProof/>
                <w:sz w:val="26"/>
                <w:szCs w:val="26"/>
              </w:rPr>
              <w:t xml:space="preserve">Passenger </w:t>
            </w:r>
            <w:r>
              <w:rPr>
                <w:rFonts w:ascii="Times New Roman" w:hAnsi="Times New Roman" w:cs="Times New Roman"/>
                <w:noProof/>
                <w:sz w:val="26"/>
                <w:szCs w:val="26"/>
              </w:rPr>
              <w:t xml:space="preserve">re-enters the username and password again and can proceed on to step 5. </w:t>
            </w:r>
          </w:p>
        </w:tc>
      </w:tr>
      <w:tr w:rsidR="002C5855" w14:paraId="0364F99B" w14:textId="77777777" w:rsidTr="00C15EA2">
        <w:tc>
          <w:tcPr>
            <w:tcW w:w="3652" w:type="dxa"/>
          </w:tcPr>
          <w:p w14:paraId="14538D7F"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Includes:</w:t>
            </w:r>
          </w:p>
        </w:tc>
        <w:tc>
          <w:tcPr>
            <w:tcW w:w="5590" w:type="dxa"/>
          </w:tcPr>
          <w:p w14:paraId="6467F669" w14:textId="77777777" w:rsidR="002C5855" w:rsidRPr="002055E3" w:rsidRDefault="002C5855" w:rsidP="00C15EA2">
            <w:pPr>
              <w:spacing w:after="100" w:afterAutospacing="1"/>
              <w:rPr>
                <w:rFonts w:ascii="Times New Roman" w:hAnsi="Times New Roman" w:cs="Times New Roman"/>
                <w:noProof/>
                <w:sz w:val="26"/>
                <w:szCs w:val="26"/>
              </w:rPr>
            </w:pPr>
          </w:p>
        </w:tc>
      </w:tr>
      <w:tr w:rsidR="002C5855" w14:paraId="25D25EBB" w14:textId="77777777" w:rsidTr="00C15EA2">
        <w:tc>
          <w:tcPr>
            <w:tcW w:w="3652" w:type="dxa"/>
          </w:tcPr>
          <w:p w14:paraId="53C87285" w14:textId="77777777" w:rsidR="002C5855" w:rsidRPr="002055E3" w:rsidRDefault="002C5855" w:rsidP="00C15EA2">
            <w:pPr>
              <w:spacing w:after="100" w:afterAutospacing="1"/>
              <w:rPr>
                <w:rFonts w:ascii="Times New Roman" w:hAnsi="Times New Roman" w:cs="Times New Roman"/>
                <w:noProof/>
                <w:sz w:val="26"/>
                <w:szCs w:val="26"/>
              </w:rPr>
            </w:pPr>
            <w:r w:rsidRPr="002055E3">
              <w:rPr>
                <w:rFonts w:ascii="Times New Roman" w:hAnsi="Times New Roman" w:cs="Times New Roman"/>
                <w:noProof/>
                <w:sz w:val="26"/>
                <w:szCs w:val="26"/>
              </w:rPr>
              <w:t>Note and Issues:</w:t>
            </w:r>
          </w:p>
        </w:tc>
        <w:tc>
          <w:tcPr>
            <w:tcW w:w="5590" w:type="dxa"/>
          </w:tcPr>
          <w:p w14:paraId="4BDE2F88" w14:textId="77777777" w:rsidR="002C5855" w:rsidRPr="002055E3" w:rsidRDefault="002C5855" w:rsidP="00C15EA2">
            <w:pPr>
              <w:spacing w:after="100" w:afterAutospacing="1"/>
              <w:rPr>
                <w:rFonts w:ascii="Times New Roman" w:hAnsi="Times New Roman" w:cs="Times New Roman"/>
                <w:noProof/>
                <w:sz w:val="26"/>
                <w:szCs w:val="26"/>
              </w:rPr>
            </w:pPr>
          </w:p>
        </w:tc>
      </w:tr>
    </w:tbl>
    <w:p w14:paraId="1288FC1C" w14:textId="77777777" w:rsidR="002C5855" w:rsidRDefault="002C5855" w:rsidP="0084605C">
      <w:pPr>
        <w:tabs>
          <w:tab w:val="left" w:pos="1161"/>
        </w:tabs>
        <w:spacing w:after="100" w:afterAutospacing="1"/>
        <w:rPr>
          <w:rFonts w:ascii="Times New Roman" w:hAnsi="Times New Roman" w:cs="Times New Roman"/>
          <w:i/>
          <w:iCs/>
          <w:noProof/>
          <w:sz w:val="28"/>
        </w:rPr>
      </w:pPr>
    </w:p>
    <w:p w14:paraId="2C3C7F49" w14:textId="77777777" w:rsidR="002C5855" w:rsidRPr="006A78BF" w:rsidRDefault="0000052E" w:rsidP="002C5855">
      <w:pPr>
        <w:spacing w:after="240"/>
        <w:rPr>
          <w:rFonts w:ascii="Times New Roman" w:hAnsi="Times New Roman" w:cs="Times New Roman"/>
          <w:b/>
          <w:bCs/>
          <w:noProof/>
          <w:sz w:val="28"/>
        </w:rPr>
      </w:pPr>
      <w:r>
        <w:rPr>
          <w:rFonts w:ascii="Times New Roman" w:hAnsi="Times New Roman" w:cs="Times New Roman"/>
          <w:b/>
          <w:bCs/>
          <w:sz w:val="28"/>
        </w:rPr>
        <w:lastRenderedPageBreak/>
        <w:t xml:space="preserve">UC-13 </w:t>
      </w:r>
      <w:r w:rsidR="00C95E1D">
        <w:rPr>
          <w:rFonts w:ascii="Times New Roman" w:hAnsi="Times New Roman" w:cs="Times New Roman"/>
          <w:b/>
          <w:bCs/>
          <w:sz w:val="28"/>
        </w:rPr>
        <w:t>Passen</w:t>
      </w:r>
      <w:r w:rsidR="00B16BF5">
        <w:rPr>
          <w:rFonts w:ascii="Times New Roman" w:hAnsi="Times New Roman" w:cs="Times New Roman"/>
          <w:b/>
          <w:bCs/>
          <w:sz w:val="28"/>
        </w:rPr>
        <w:t>ger</w:t>
      </w:r>
      <w:r w:rsidR="0084605C" w:rsidRPr="0084605C">
        <w:rPr>
          <w:rFonts w:ascii="Times New Roman" w:hAnsi="Times New Roman" w:cs="Times New Roman"/>
          <w:b/>
          <w:bCs/>
          <w:sz w:val="28"/>
        </w:rPr>
        <w:t xml:space="preserve"> </w:t>
      </w:r>
      <w:r w:rsidR="002C5855" w:rsidRPr="0068735F">
        <w:rPr>
          <w:rFonts w:ascii="Times New Roman" w:hAnsi="Times New Roman" w:cs="Times New Roman"/>
          <w:b/>
          <w:bCs/>
          <w:sz w:val="28"/>
        </w:rPr>
        <w:t>can log in to the system</w:t>
      </w:r>
      <w:r w:rsidR="002C5855">
        <w:rPr>
          <w:rFonts w:ascii="Times New Roman" w:hAnsi="Times New Roman" w:cs="Times New Roman"/>
          <w:b/>
          <w:bCs/>
          <w:noProof/>
          <w:sz w:val="28"/>
        </w:rPr>
        <w:t>.</w:t>
      </w:r>
    </w:p>
    <w:p w14:paraId="27EBE771" w14:textId="77777777" w:rsidR="002C5855" w:rsidRPr="006A78BF" w:rsidRDefault="002C5855" w:rsidP="002C5855">
      <w:pPr>
        <w:spacing w:after="240"/>
        <w:ind w:left="720"/>
        <w:rPr>
          <w:rFonts w:ascii="Times New Roman" w:hAnsi="Times New Roman" w:cs="Times New Roman"/>
          <w:b/>
          <w:bCs/>
          <w:noProof/>
          <w:sz w:val="32"/>
          <w:szCs w:val="32"/>
        </w:rPr>
      </w:pPr>
      <w:r w:rsidRPr="005D0362">
        <w:rPr>
          <w:rFonts w:ascii="Times New Roman" w:hAnsi="Times New Roman" w:cs="Times New Roman"/>
          <w:b/>
          <w:bCs/>
          <w:noProof/>
          <w:sz w:val="28"/>
        </w:rPr>
        <w:t>Introduction:</w:t>
      </w:r>
      <w:r>
        <w:rPr>
          <w:rFonts w:ascii="Times New Roman" w:hAnsi="Times New Roman" w:cs="Times New Roman"/>
          <w:noProof/>
          <w:sz w:val="28"/>
        </w:rPr>
        <w:t xml:space="preserve"> </w:t>
      </w:r>
      <w:r w:rsidRPr="0068735F">
        <w:rPr>
          <w:rFonts w:ascii="Times New Roman" w:hAnsi="Times New Roman" w:cs="Times New Roman"/>
          <w:noProof/>
          <w:sz w:val="28"/>
        </w:rPr>
        <w:t xml:space="preserve">In this use case the </w:t>
      </w:r>
      <w:r w:rsidR="00C95E1D">
        <w:rPr>
          <w:rFonts w:ascii="Times New Roman" w:hAnsi="Times New Roman" w:cs="Times New Roman"/>
          <w:noProof/>
          <w:sz w:val="28"/>
        </w:rPr>
        <w:t>Passenge</w:t>
      </w:r>
      <w:r w:rsidRPr="0068735F">
        <w:rPr>
          <w:rFonts w:ascii="Times New Roman" w:hAnsi="Times New Roman" w:cs="Times New Roman"/>
          <w:noProof/>
          <w:sz w:val="28"/>
        </w:rPr>
        <w:t>r can log in to the system for accessing the system as a ‘</w:t>
      </w:r>
      <w:r w:rsidR="00C95E1D">
        <w:rPr>
          <w:rFonts w:ascii="Times New Roman" w:hAnsi="Times New Roman" w:cs="Times New Roman"/>
          <w:noProof/>
          <w:sz w:val="28"/>
        </w:rPr>
        <w:t>Passenger’</w:t>
      </w:r>
      <w:r w:rsidRPr="0068735F">
        <w:rPr>
          <w:rFonts w:ascii="Times New Roman" w:hAnsi="Times New Roman" w:cs="Times New Roman"/>
          <w:noProof/>
          <w:sz w:val="28"/>
        </w:rPr>
        <w:t>.</w:t>
      </w:r>
    </w:p>
    <w:p w14:paraId="201A9E50" w14:textId="77777777" w:rsidR="002C5855" w:rsidRPr="00496E2C" w:rsidRDefault="002C5855" w:rsidP="002C5855">
      <w:pPr>
        <w:spacing w:after="240"/>
        <w:ind w:left="720"/>
        <w:rPr>
          <w:rFonts w:ascii="Times New Roman" w:hAnsi="Times New Roman" w:cs="Times New Roman"/>
          <w:b/>
          <w:bCs/>
          <w:noProof/>
          <w:sz w:val="28"/>
        </w:rPr>
      </w:pPr>
      <w:r w:rsidRPr="00496E2C">
        <w:rPr>
          <w:rFonts w:ascii="Times New Roman" w:hAnsi="Times New Roman" w:cs="Times New Roman"/>
          <w:b/>
          <w:bCs/>
          <w:noProof/>
          <w:sz w:val="28"/>
        </w:rPr>
        <w:t xml:space="preserve">Input: </w:t>
      </w:r>
    </w:p>
    <w:tbl>
      <w:tblPr>
        <w:tblStyle w:val="TableGrid"/>
        <w:tblW w:w="0" w:type="auto"/>
        <w:tblLook w:val="04A0" w:firstRow="1" w:lastRow="0" w:firstColumn="1" w:lastColumn="0" w:noHBand="0" w:noVBand="1"/>
      </w:tblPr>
      <w:tblGrid>
        <w:gridCol w:w="3080"/>
        <w:gridCol w:w="3081"/>
        <w:gridCol w:w="3081"/>
      </w:tblGrid>
      <w:tr w:rsidR="002C5855" w14:paraId="6E0F9D91" w14:textId="77777777" w:rsidTr="00C15EA2">
        <w:tc>
          <w:tcPr>
            <w:tcW w:w="3080" w:type="dxa"/>
          </w:tcPr>
          <w:p w14:paraId="383828BF" w14:textId="77777777" w:rsidR="002C5855" w:rsidRPr="001855C7" w:rsidRDefault="002C5855" w:rsidP="00C15EA2">
            <w:pPr>
              <w:jc w:val="center"/>
              <w:rPr>
                <w:rFonts w:ascii="Times New Roman" w:hAnsi="Times New Roman" w:cs="Times New Roman"/>
                <w:b/>
                <w:bCs/>
                <w:noProof/>
                <w:sz w:val="28"/>
              </w:rPr>
            </w:pPr>
            <w:r w:rsidRPr="001855C7">
              <w:rPr>
                <w:rFonts w:ascii="Times New Roman" w:hAnsi="Times New Roman" w:cs="Times New Roman"/>
                <w:b/>
                <w:bCs/>
                <w:noProof/>
                <w:sz w:val="28"/>
              </w:rPr>
              <w:t>Input</w:t>
            </w:r>
          </w:p>
        </w:tc>
        <w:tc>
          <w:tcPr>
            <w:tcW w:w="3081" w:type="dxa"/>
          </w:tcPr>
          <w:p w14:paraId="5D7FFE61" w14:textId="77777777" w:rsidR="002C5855" w:rsidRPr="001855C7" w:rsidRDefault="002C5855" w:rsidP="00C15EA2">
            <w:pPr>
              <w:jc w:val="center"/>
              <w:rPr>
                <w:rFonts w:ascii="Times New Roman" w:hAnsi="Times New Roman" w:cs="Times New Roman"/>
                <w:b/>
                <w:bCs/>
                <w:noProof/>
                <w:sz w:val="28"/>
              </w:rPr>
            </w:pPr>
            <w:r w:rsidRPr="001855C7">
              <w:rPr>
                <w:rFonts w:ascii="Times New Roman" w:hAnsi="Times New Roman" w:cs="Times New Roman"/>
                <w:b/>
                <w:bCs/>
                <w:noProof/>
                <w:sz w:val="28"/>
              </w:rPr>
              <w:t>Example</w:t>
            </w:r>
          </w:p>
        </w:tc>
        <w:tc>
          <w:tcPr>
            <w:tcW w:w="3081" w:type="dxa"/>
          </w:tcPr>
          <w:p w14:paraId="124EA4A9" w14:textId="77777777" w:rsidR="002C5855" w:rsidRPr="001855C7" w:rsidRDefault="002C5855" w:rsidP="00C15EA2">
            <w:pPr>
              <w:jc w:val="center"/>
              <w:rPr>
                <w:rFonts w:ascii="Times New Roman" w:hAnsi="Times New Roman" w:cs="Times New Roman"/>
                <w:b/>
                <w:bCs/>
                <w:noProof/>
                <w:sz w:val="28"/>
              </w:rPr>
            </w:pPr>
            <w:r w:rsidRPr="001855C7">
              <w:rPr>
                <w:rFonts w:ascii="Times New Roman" w:hAnsi="Times New Roman" w:cs="Times New Roman"/>
                <w:b/>
                <w:bCs/>
                <w:noProof/>
                <w:sz w:val="28"/>
              </w:rPr>
              <w:t>Note</w:t>
            </w:r>
          </w:p>
        </w:tc>
      </w:tr>
      <w:tr w:rsidR="002C5855" w14:paraId="40EC94D2" w14:textId="77777777" w:rsidTr="00C15EA2">
        <w:tc>
          <w:tcPr>
            <w:tcW w:w="3080" w:type="dxa"/>
          </w:tcPr>
          <w:p w14:paraId="681CAA07" w14:textId="77777777" w:rsidR="002C5855" w:rsidRPr="001855C7" w:rsidRDefault="002C5855" w:rsidP="00C15EA2">
            <w:pPr>
              <w:rPr>
                <w:rFonts w:ascii="Times New Roman" w:hAnsi="Times New Roman" w:cs="Times New Roman"/>
                <w:noProof/>
                <w:sz w:val="28"/>
              </w:rPr>
            </w:pPr>
            <w:r>
              <w:rPr>
                <w:rFonts w:ascii="Times New Roman" w:hAnsi="Times New Roman" w:cs="Times New Roman"/>
                <w:noProof/>
                <w:sz w:val="28"/>
              </w:rPr>
              <w:t>Username</w:t>
            </w:r>
          </w:p>
        </w:tc>
        <w:tc>
          <w:tcPr>
            <w:tcW w:w="3081" w:type="dxa"/>
          </w:tcPr>
          <w:p w14:paraId="2EB3AD2E" w14:textId="77777777" w:rsidR="002C5855" w:rsidRPr="001855C7" w:rsidRDefault="002C5855" w:rsidP="00C15EA2">
            <w:pPr>
              <w:rPr>
                <w:rFonts w:ascii="Times New Roman" w:hAnsi="Times New Roman" w:cs="Times New Roman"/>
                <w:noProof/>
                <w:sz w:val="28"/>
              </w:rPr>
            </w:pPr>
            <w:r>
              <w:rPr>
                <w:rFonts w:ascii="Times New Roman" w:hAnsi="Times New Roman" w:cs="Times New Roman"/>
                <w:noProof/>
                <w:sz w:val="28"/>
              </w:rPr>
              <w:t>Somchai99</w:t>
            </w:r>
          </w:p>
        </w:tc>
        <w:tc>
          <w:tcPr>
            <w:tcW w:w="3081" w:type="dxa"/>
          </w:tcPr>
          <w:p w14:paraId="3E0780FF" w14:textId="77777777" w:rsidR="002C5855" w:rsidRPr="001855C7" w:rsidRDefault="002C5855" w:rsidP="00C15EA2">
            <w:pPr>
              <w:rPr>
                <w:rFonts w:ascii="Times New Roman" w:hAnsi="Times New Roman" w:cs="Times New Roman"/>
                <w:noProof/>
                <w:sz w:val="28"/>
              </w:rPr>
            </w:pPr>
            <w:r>
              <w:rPr>
                <w:rFonts w:ascii="Times New Roman" w:hAnsi="Times New Roman" w:cs="Times New Roman"/>
                <w:noProof/>
                <w:sz w:val="28"/>
              </w:rPr>
              <w:t>Alphabet A-Z or Integer 0-9 The length is not more than 10 characters.</w:t>
            </w:r>
          </w:p>
        </w:tc>
      </w:tr>
      <w:tr w:rsidR="002C5855" w14:paraId="0C4823B4" w14:textId="77777777" w:rsidTr="00C15EA2">
        <w:tc>
          <w:tcPr>
            <w:tcW w:w="3080" w:type="dxa"/>
          </w:tcPr>
          <w:p w14:paraId="4F16227E"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Password</w:t>
            </w:r>
          </w:p>
        </w:tc>
        <w:tc>
          <w:tcPr>
            <w:tcW w:w="3081" w:type="dxa"/>
          </w:tcPr>
          <w:p w14:paraId="1F360C53"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Love66</w:t>
            </w:r>
          </w:p>
        </w:tc>
        <w:tc>
          <w:tcPr>
            <w:tcW w:w="3081" w:type="dxa"/>
          </w:tcPr>
          <w:p w14:paraId="778389BE" w14:textId="77777777" w:rsidR="002C5855" w:rsidRDefault="002C5855" w:rsidP="00C15EA2">
            <w:pPr>
              <w:rPr>
                <w:rFonts w:ascii="Times New Roman" w:hAnsi="Times New Roman" w:cs="Times New Roman"/>
                <w:noProof/>
                <w:sz w:val="28"/>
              </w:rPr>
            </w:pPr>
            <w:r>
              <w:rPr>
                <w:rFonts w:ascii="Times New Roman" w:hAnsi="Times New Roman" w:cs="Times New Roman"/>
                <w:noProof/>
                <w:sz w:val="28"/>
              </w:rPr>
              <w:t>Alphabet A-Z or Integer 0-9 The length is 4-8 characters.</w:t>
            </w:r>
          </w:p>
        </w:tc>
      </w:tr>
    </w:tbl>
    <w:p w14:paraId="468E7699" w14:textId="77777777" w:rsidR="002C5855" w:rsidRDefault="002C5855" w:rsidP="002C5855">
      <w:pPr>
        <w:rPr>
          <w:rFonts w:ascii="Times New Roman" w:hAnsi="Times New Roman" w:cs="Times New Roman"/>
          <w:i/>
          <w:iCs/>
          <w:noProof/>
          <w:sz w:val="28"/>
        </w:rPr>
      </w:pPr>
    </w:p>
    <w:p w14:paraId="6268ACFD" w14:textId="77777777" w:rsidR="002C5855" w:rsidRDefault="002C5855" w:rsidP="002C5855">
      <w:pPr>
        <w:ind w:firstLine="720"/>
        <w:rPr>
          <w:rFonts w:ascii="Times New Roman" w:hAnsi="Times New Roman" w:cs="Times New Roman"/>
          <w:b/>
          <w:bCs/>
          <w:noProof/>
          <w:sz w:val="28"/>
        </w:rPr>
      </w:pPr>
      <w:r w:rsidRPr="001855C7">
        <w:rPr>
          <w:rFonts w:ascii="Times New Roman" w:hAnsi="Times New Roman" w:cs="Times New Roman"/>
          <w:b/>
          <w:bCs/>
          <w:noProof/>
          <w:sz w:val="28"/>
        </w:rPr>
        <w:t>Action:</w:t>
      </w:r>
    </w:p>
    <w:p w14:paraId="64C144D8" w14:textId="77777777" w:rsidR="002C5855" w:rsidRDefault="00C95E1D" w:rsidP="002C5855">
      <w:pPr>
        <w:spacing w:after="100" w:afterAutospacing="1"/>
        <w:rPr>
          <w:rFonts w:ascii="Times New Roman" w:hAnsi="Times New Roman" w:cs="Times New Roman"/>
          <w:i/>
          <w:iCs/>
          <w:noProof/>
          <w:sz w:val="28"/>
        </w:rPr>
      </w:pPr>
      <w:r>
        <w:rPr>
          <w:rFonts w:ascii="Times New Roman" w:hAnsi="Times New Roman" w:cs="Times New Roman"/>
          <w:i/>
          <w:iCs/>
          <w:noProof/>
          <w:sz w:val="28"/>
        </w:rPr>
        <w:t>r</w:t>
      </w:r>
    </w:p>
    <w:p w14:paraId="657AF1A0" w14:textId="77777777" w:rsidR="002C5855" w:rsidRPr="00BA1697" w:rsidRDefault="002C5855" w:rsidP="002C5855">
      <w:pPr>
        <w:ind w:left="720"/>
        <w:rPr>
          <w:rFonts w:ascii="Times New Roman" w:hAnsi="Times New Roman" w:cs="Times New Roman"/>
          <w:noProof/>
          <w:sz w:val="28"/>
        </w:rPr>
      </w:pPr>
      <w:r w:rsidRPr="001855C7">
        <w:rPr>
          <w:rFonts w:ascii="Times New Roman" w:hAnsi="Times New Roman" w:cs="Times New Roman"/>
          <w:b/>
          <w:bCs/>
          <w:noProof/>
          <w:sz w:val="28"/>
        </w:rPr>
        <w:t>Output:</w:t>
      </w:r>
      <w:r>
        <w:rPr>
          <w:rFonts w:ascii="Times New Roman" w:hAnsi="Times New Roman" w:cs="Times New Roman"/>
          <w:b/>
          <w:bCs/>
          <w:noProof/>
          <w:sz w:val="28"/>
        </w:rPr>
        <w:t xml:space="preserve"> </w:t>
      </w:r>
      <w:r w:rsidRPr="00BA1697">
        <w:rPr>
          <w:rFonts w:ascii="Times New Roman" w:hAnsi="Times New Roman" w:cs="Times New Roman"/>
          <w:noProof/>
          <w:sz w:val="28"/>
        </w:rPr>
        <w:t xml:space="preserve">If successful, the system will </w:t>
      </w:r>
      <w:r>
        <w:rPr>
          <w:rFonts w:ascii="Times New Roman" w:hAnsi="Times New Roman" w:cs="Times New Roman"/>
          <w:noProof/>
          <w:sz w:val="28"/>
        </w:rPr>
        <w:t>display the message that the log in is successful.</w:t>
      </w:r>
    </w:p>
    <w:p w14:paraId="38947B31" w14:textId="77777777" w:rsidR="002C5855" w:rsidRPr="0023089D" w:rsidRDefault="002C5855" w:rsidP="002C5855">
      <w:pPr>
        <w:ind w:firstLine="720"/>
        <w:rPr>
          <w:rFonts w:ascii="Times New Roman" w:hAnsi="Times New Roman" w:cs="Times New Roman"/>
          <w:b/>
          <w:bCs/>
          <w:noProof/>
          <w:sz w:val="28"/>
        </w:rPr>
      </w:pPr>
      <w:r w:rsidRPr="001855C7">
        <w:rPr>
          <w:rFonts w:ascii="Times New Roman" w:hAnsi="Times New Roman" w:cs="Times New Roman"/>
          <w:b/>
          <w:bCs/>
          <w:noProof/>
          <w:sz w:val="28"/>
        </w:rPr>
        <w:t>System Requirement Specification</w:t>
      </w:r>
    </w:p>
    <w:p w14:paraId="3346C824" w14:textId="77777777" w:rsidR="002C5855" w:rsidRPr="008F2D2D" w:rsidRDefault="002C5855" w:rsidP="002C5855">
      <w:pPr>
        <w:tabs>
          <w:tab w:val="left" w:pos="1161"/>
        </w:tabs>
        <w:spacing w:after="100" w:afterAutospacing="1"/>
        <w:rPr>
          <w:rFonts w:ascii="Times New Roman" w:hAnsi="Times New Roman" w:cs="Times New Roman"/>
          <w:noProof/>
          <w:sz w:val="28"/>
        </w:rPr>
      </w:pPr>
    </w:p>
    <w:p w14:paraId="3D78CF8A" w14:textId="77777777" w:rsidR="00301165" w:rsidRPr="008F2D2D" w:rsidRDefault="00301165" w:rsidP="00301165">
      <w:pPr>
        <w:tabs>
          <w:tab w:val="left" w:pos="1161"/>
        </w:tabs>
        <w:spacing w:after="100" w:afterAutospacing="1"/>
        <w:rPr>
          <w:rFonts w:ascii="Times New Roman" w:hAnsi="Times New Roman" w:cs="Times New Roman"/>
          <w:noProof/>
          <w:sz w:val="28"/>
        </w:rPr>
      </w:pPr>
      <w:r w:rsidRPr="008F2D2D">
        <w:rPr>
          <w:rFonts w:ascii="Times New Roman" w:hAnsi="Times New Roman" w:cs="Times New Roman"/>
          <w:b/>
          <w:bCs/>
          <w:noProof/>
          <w:sz w:val="28"/>
        </w:rPr>
        <w:t>SRS-3</w:t>
      </w:r>
      <w:r w:rsidR="008F2D2D">
        <w:rPr>
          <w:rFonts w:ascii="Times New Roman" w:hAnsi="Times New Roman" w:cs="Times New Roman"/>
          <w:b/>
          <w:bCs/>
          <w:noProof/>
          <w:sz w:val="28"/>
        </w:rPr>
        <w:t>5</w:t>
      </w:r>
      <w:r w:rsidRPr="008F2D2D">
        <w:rPr>
          <w:rFonts w:ascii="Times New Roman" w:hAnsi="Times New Roman" w:cs="Times New Roman"/>
          <w:noProof/>
          <w:sz w:val="28"/>
        </w:rPr>
        <w:t xml:space="preserve"> System displays the login page to Passenger </w:t>
      </w:r>
    </w:p>
    <w:p w14:paraId="5EBEBF64" w14:textId="77777777" w:rsidR="00301165" w:rsidRPr="008F2D2D" w:rsidRDefault="00301165" w:rsidP="00301165">
      <w:pPr>
        <w:tabs>
          <w:tab w:val="left" w:pos="1161"/>
        </w:tabs>
        <w:spacing w:after="100" w:afterAutospacing="1"/>
        <w:rPr>
          <w:rFonts w:ascii="Times New Roman" w:hAnsi="Times New Roman" w:cs="Times New Roman"/>
          <w:noProof/>
          <w:sz w:val="28"/>
        </w:rPr>
      </w:pPr>
      <w:r w:rsidRPr="008F2D2D">
        <w:rPr>
          <w:rFonts w:ascii="Times New Roman" w:hAnsi="Times New Roman" w:cs="Times New Roman"/>
          <w:b/>
          <w:bCs/>
          <w:noProof/>
          <w:sz w:val="28"/>
        </w:rPr>
        <w:t>SRS-3</w:t>
      </w:r>
      <w:r w:rsidR="008F2D2D">
        <w:rPr>
          <w:rFonts w:ascii="Times New Roman" w:hAnsi="Times New Roman" w:cs="Times New Roman"/>
          <w:b/>
          <w:bCs/>
          <w:noProof/>
          <w:sz w:val="28"/>
        </w:rPr>
        <w:t>6</w:t>
      </w:r>
      <w:r w:rsidR="008F2D2D">
        <w:rPr>
          <w:rFonts w:ascii="Times New Roman" w:hAnsi="Times New Roman" w:cs="Times New Roman"/>
          <w:noProof/>
          <w:sz w:val="28"/>
        </w:rPr>
        <w:t xml:space="preserve"> S</w:t>
      </w:r>
      <w:r w:rsidRPr="008F2D2D">
        <w:rPr>
          <w:rFonts w:ascii="Times New Roman" w:hAnsi="Times New Roman" w:cs="Times New Roman"/>
          <w:noProof/>
          <w:sz w:val="28"/>
        </w:rPr>
        <w:t xml:space="preserve">ystem will notify, ‘This username or password is wrong.’If Passengerinputs the username or password wrongly, </w:t>
      </w:r>
    </w:p>
    <w:p w14:paraId="56C14C7F" w14:textId="77777777" w:rsidR="00301165" w:rsidRPr="008F2D2D" w:rsidRDefault="00301165" w:rsidP="00301165">
      <w:pPr>
        <w:tabs>
          <w:tab w:val="left" w:pos="1161"/>
        </w:tabs>
        <w:spacing w:after="100" w:afterAutospacing="1"/>
        <w:rPr>
          <w:rFonts w:ascii="Times New Roman" w:hAnsi="Times New Roman" w:cs="Times New Roman"/>
          <w:noProof/>
          <w:sz w:val="28"/>
        </w:rPr>
      </w:pPr>
      <w:r w:rsidRPr="008F2D2D">
        <w:rPr>
          <w:rFonts w:ascii="Times New Roman" w:hAnsi="Times New Roman" w:cs="Times New Roman"/>
          <w:b/>
          <w:bCs/>
          <w:noProof/>
          <w:sz w:val="28"/>
        </w:rPr>
        <w:t>SRS-3</w:t>
      </w:r>
      <w:r w:rsidR="008F2D2D">
        <w:rPr>
          <w:rFonts w:ascii="Times New Roman" w:hAnsi="Times New Roman" w:cs="Times New Roman"/>
          <w:b/>
          <w:bCs/>
          <w:noProof/>
          <w:sz w:val="28"/>
        </w:rPr>
        <w:t>7</w:t>
      </w:r>
      <w:r w:rsidRPr="008F2D2D">
        <w:rPr>
          <w:rFonts w:ascii="Times New Roman" w:hAnsi="Times New Roman" w:cs="Times New Roman"/>
          <w:noProof/>
          <w:sz w:val="28"/>
        </w:rPr>
        <w:t xml:space="preserve"> System updates the passenger status to online status in the database.</w:t>
      </w:r>
    </w:p>
    <w:p w14:paraId="50A096ED" w14:textId="77777777" w:rsidR="002C5855" w:rsidRPr="008F2D2D" w:rsidRDefault="00301165" w:rsidP="00301165">
      <w:pPr>
        <w:tabs>
          <w:tab w:val="left" w:pos="1161"/>
        </w:tabs>
        <w:spacing w:after="100" w:afterAutospacing="1"/>
        <w:rPr>
          <w:rFonts w:ascii="Times New Roman" w:hAnsi="Times New Roman" w:cs="Times New Roman"/>
          <w:noProof/>
          <w:sz w:val="28"/>
        </w:rPr>
      </w:pPr>
      <w:r w:rsidRPr="008F2D2D">
        <w:rPr>
          <w:rFonts w:ascii="Times New Roman" w:hAnsi="Times New Roman" w:cs="Times New Roman"/>
          <w:b/>
          <w:bCs/>
          <w:noProof/>
          <w:sz w:val="28"/>
        </w:rPr>
        <w:t>SRS-3</w:t>
      </w:r>
      <w:r w:rsidR="008F2D2D">
        <w:rPr>
          <w:rFonts w:ascii="Times New Roman" w:hAnsi="Times New Roman" w:cs="Times New Roman"/>
          <w:b/>
          <w:bCs/>
          <w:noProof/>
          <w:sz w:val="28"/>
        </w:rPr>
        <w:t xml:space="preserve">8 </w:t>
      </w:r>
      <w:r w:rsidRPr="008F2D2D">
        <w:rPr>
          <w:rFonts w:ascii="Times New Roman" w:hAnsi="Times New Roman" w:cs="Times New Roman"/>
          <w:noProof/>
          <w:sz w:val="28"/>
        </w:rPr>
        <w:t>System display</w:t>
      </w:r>
      <w:r w:rsidR="0000052E">
        <w:rPr>
          <w:rFonts w:ascii="Times New Roman" w:hAnsi="Times New Roman" w:cs="Times New Roman"/>
          <w:noProof/>
          <w:sz w:val="28"/>
        </w:rPr>
        <w:t xml:space="preserve">s the login successful message </w:t>
      </w:r>
      <w:r w:rsidRPr="008F2D2D">
        <w:rPr>
          <w:rFonts w:ascii="Times New Roman" w:hAnsi="Times New Roman" w:cs="Times New Roman"/>
          <w:noProof/>
          <w:sz w:val="28"/>
        </w:rPr>
        <w:t>to passenger.</w:t>
      </w:r>
    </w:p>
    <w:sectPr w:rsidR="002C5855" w:rsidRPr="008F2D2D" w:rsidSect="00971CA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imi park" w:date="2014-05-19T12:04:00Z" w:initials="rp">
    <w:p w14:paraId="011B698C" w14:textId="77777777" w:rsidR="00C25379" w:rsidRDefault="00C25379">
      <w:pPr>
        <w:pStyle w:val="CommentText"/>
      </w:pPr>
      <w:r>
        <w:rPr>
          <w:rStyle w:val="CommentReference"/>
        </w:rPr>
        <w:annotationRef/>
      </w:r>
      <w:r>
        <w:t>Can you make it a complete sentence as the other feature descriptions?</w:t>
      </w:r>
    </w:p>
  </w:comment>
  <w:comment w:id="5" w:author="rimi park" w:date="2014-05-19T12:06:00Z" w:initials="rp">
    <w:p w14:paraId="13ACD210" w14:textId="77777777" w:rsidR="00C25379" w:rsidRDefault="00C25379">
      <w:pPr>
        <w:pStyle w:val="CommentText"/>
      </w:pPr>
      <w:r>
        <w:rPr>
          <w:rStyle w:val="CommentReference"/>
        </w:rPr>
        <w:annotationRef/>
      </w:r>
      <w:r>
        <w:t>Make sure these SRSs match the “System does…” statements in your use case descriptions.</w:t>
      </w:r>
    </w:p>
    <w:p w14:paraId="68037E1D" w14:textId="77777777" w:rsidR="00C25379" w:rsidRDefault="00C25379">
      <w:pPr>
        <w:pStyle w:val="CommentText"/>
      </w:pPr>
    </w:p>
    <w:p w14:paraId="6909FCC1" w14:textId="77777777" w:rsidR="00C25379" w:rsidRDefault="00C25379">
      <w:pPr>
        <w:pStyle w:val="CommentText"/>
      </w:pPr>
      <w:r>
        <w:t>Double-check if any SRS is missing.</w:t>
      </w:r>
    </w:p>
  </w:comment>
  <w:comment w:id="17" w:author="rimi park" w:date="2014-05-19T12:11:00Z" w:initials="rp">
    <w:p w14:paraId="3F3274F2" w14:textId="77777777" w:rsidR="00C25379" w:rsidRDefault="00C25379">
      <w:pPr>
        <w:pStyle w:val="CommentText"/>
      </w:pPr>
      <w:r>
        <w:rPr>
          <w:rStyle w:val="CommentReference"/>
        </w:rPr>
        <w:annotationRef/>
      </w:r>
      <w:r>
        <w:t xml:space="preserve">If you have decided to use the present tense for all SRSs, stick to it. </w:t>
      </w:r>
      <w:proofErr w:type="gramStart"/>
      <w:r>
        <w:t>i.e</w:t>
      </w:r>
      <w:proofErr w:type="gramEnd"/>
      <w:r>
        <w:t xml:space="preserve">. will remove </w:t>
      </w:r>
      <w:r>
        <w:sym w:font="Wingdings" w:char="F0E0"/>
      </w:r>
      <w:r>
        <w:t xml:space="preserve"> removes</w:t>
      </w:r>
    </w:p>
    <w:p w14:paraId="0DBD32EC" w14:textId="77777777" w:rsidR="00C25379" w:rsidRDefault="00C25379">
      <w:pPr>
        <w:pStyle w:val="CommentText"/>
      </w:pPr>
    </w:p>
    <w:p w14:paraId="2E573465" w14:textId="77777777" w:rsidR="00C25379" w:rsidRDefault="00C25379">
      <w:pPr>
        <w:pStyle w:val="CommentText"/>
      </w:pPr>
      <w:r>
        <w:t xml:space="preserve">Make the same change the other SRSs as well. </w:t>
      </w:r>
    </w:p>
  </w:comment>
  <w:comment w:id="33" w:author="rimi park" w:date="2014-05-19T12:15:00Z" w:initials="rp">
    <w:p w14:paraId="6281C40E" w14:textId="77777777" w:rsidR="003839B2" w:rsidRDefault="003839B2">
      <w:pPr>
        <w:pStyle w:val="CommentText"/>
      </w:pPr>
      <w:r>
        <w:rPr>
          <w:rStyle w:val="CommentReference"/>
        </w:rPr>
        <w:annotationRef/>
      </w:r>
      <w:r>
        <w:t xml:space="preserve">Is this one requirement or two? </w:t>
      </w:r>
    </w:p>
  </w:comment>
  <w:comment w:id="57" w:author="rimi park" w:date="2014-05-19T12:17:00Z" w:initials="rp">
    <w:p w14:paraId="274B4439" w14:textId="77777777" w:rsidR="00805B10" w:rsidRDefault="003839B2">
      <w:pPr>
        <w:pStyle w:val="CommentText"/>
      </w:pPr>
      <w:r>
        <w:rPr>
          <w:rStyle w:val="CommentReference"/>
        </w:rPr>
        <w:annotationRef/>
      </w:r>
      <w:r>
        <w:t xml:space="preserve">How did you draw these diagrams? Can you create them using Visual Paradigm? We have a license for the software. </w:t>
      </w:r>
    </w:p>
    <w:p w14:paraId="0D851135" w14:textId="77777777" w:rsidR="00805B10" w:rsidRDefault="00805B10">
      <w:pPr>
        <w:pStyle w:val="CommentText"/>
      </w:pPr>
    </w:p>
    <w:p w14:paraId="44F1D135" w14:textId="77777777" w:rsidR="003839B2" w:rsidRDefault="00805B10">
      <w:pPr>
        <w:pStyle w:val="CommentText"/>
      </w:pPr>
      <w:r>
        <w:t>If log in is required for the other use cases, use &lt;&lt;include&gt;&gt; in the diagram.</w:t>
      </w:r>
      <w:r w:rsidR="003839B2">
        <w:t xml:space="preserve"> </w:t>
      </w:r>
    </w:p>
  </w:comment>
  <w:comment w:id="59" w:author="rimi park" w:date="2014-05-19T12:18:00Z" w:initials="rp">
    <w:p w14:paraId="0BF3A584" w14:textId="77777777" w:rsidR="003839B2" w:rsidRDefault="003839B2">
      <w:pPr>
        <w:pStyle w:val="CommentText"/>
      </w:pPr>
      <w:r>
        <w:rPr>
          <w:rStyle w:val="CommentReference"/>
        </w:rPr>
        <w:annotationRef/>
      </w:r>
      <w:r>
        <w:t xml:space="preserve">Try to put as little information as possible about UI design. If you change your UI later, you will have to change all related description as well. UI design may not be available in this stage or change often. </w:t>
      </w:r>
    </w:p>
  </w:comment>
  <w:comment w:id="62" w:author="rimi park" w:date="2014-05-19T12:20:00Z" w:initials="rp">
    <w:p w14:paraId="1D216277" w14:textId="77777777" w:rsidR="003839B2" w:rsidRDefault="003839B2">
      <w:pPr>
        <w:pStyle w:val="CommentText"/>
      </w:pPr>
      <w:r>
        <w:rPr>
          <w:rStyle w:val="CommentReference"/>
        </w:rPr>
        <w:annotationRef/>
      </w:r>
      <w:r>
        <w:t xml:space="preserve">Make sure all the “System does…” statements are defined as your SRSs. </w:t>
      </w:r>
    </w:p>
  </w:comment>
  <w:comment w:id="64" w:author="rimi park" w:date="2014-05-19T12:21:00Z" w:initials="rp">
    <w:p w14:paraId="24CB3AD6" w14:textId="77777777" w:rsidR="003839B2" w:rsidRDefault="003839B2">
      <w:pPr>
        <w:pStyle w:val="CommentText"/>
      </w:pPr>
      <w:r>
        <w:rPr>
          <w:rStyle w:val="CommentReference"/>
        </w:rPr>
        <w:annotationRef/>
      </w:r>
      <w:r>
        <w:t>Make sure all the “System does…” statements are defined as your SRSs.</w:t>
      </w:r>
    </w:p>
  </w:comment>
  <w:comment w:id="65" w:author="rimi park" w:date="2014-05-19T12:21:00Z" w:initials="rp">
    <w:p w14:paraId="239CE1C9" w14:textId="77777777" w:rsidR="003839B2" w:rsidRDefault="003839B2">
      <w:pPr>
        <w:pStyle w:val="CommentText"/>
      </w:pPr>
      <w:r>
        <w:rPr>
          <w:rStyle w:val="CommentReference"/>
        </w:rPr>
        <w:annotationRef/>
      </w:r>
      <w:r>
        <w:t xml:space="preserve">A sequence of actions here should be defined step by step, just like those in Normal Flows. </w:t>
      </w:r>
    </w:p>
    <w:p w14:paraId="548E9EC8" w14:textId="77777777" w:rsidR="003839B2" w:rsidRDefault="003839B2">
      <w:pPr>
        <w:pStyle w:val="CommentText"/>
      </w:pPr>
    </w:p>
    <w:p w14:paraId="7E6E326C" w14:textId="77777777" w:rsidR="003839B2" w:rsidRDefault="003839B2">
      <w:pPr>
        <w:pStyle w:val="CommentText"/>
      </w:pPr>
      <w:r>
        <w:t>When branching happens</w:t>
      </w:r>
      <w:proofErr w:type="gramStart"/>
      <w:r>
        <w:t>..</w:t>
      </w:r>
      <w:proofErr w:type="gramEnd"/>
      <w:r>
        <w:t xml:space="preserve"> </w:t>
      </w:r>
      <w:proofErr w:type="gramStart"/>
      <w:r>
        <w:t>for</w:t>
      </w:r>
      <w:proofErr w:type="gramEnd"/>
      <w:r>
        <w:t xml:space="preserve"> example, </w:t>
      </w:r>
    </w:p>
    <w:p w14:paraId="64915C48" w14:textId="77777777" w:rsidR="003839B2" w:rsidRDefault="003839B2">
      <w:pPr>
        <w:pStyle w:val="CommentText"/>
      </w:pPr>
    </w:p>
    <w:p w14:paraId="378E2A85" w14:textId="77777777" w:rsidR="003839B2" w:rsidRDefault="003839B2">
      <w:pPr>
        <w:pStyle w:val="CommentText"/>
      </w:pPr>
      <w:r>
        <w:t>3A.</w:t>
      </w:r>
    </w:p>
    <w:p w14:paraId="64020D86" w14:textId="77777777" w:rsidR="003839B2" w:rsidRDefault="003839B2">
      <w:pPr>
        <w:pStyle w:val="CommentText"/>
      </w:pPr>
    </w:p>
    <w:p w14:paraId="3DCDCC62" w14:textId="77777777" w:rsidR="003839B2" w:rsidRDefault="003839B2">
      <w:pPr>
        <w:pStyle w:val="CommentText"/>
      </w:pPr>
      <w:r>
        <w:t>1…</w:t>
      </w:r>
    </w:p>
    <w:p w14:paraId="1B26AB5D" w14:textId="77777777" w:rsidR="003839B2" w:rsidRDefault="003839B2">
      <w:pPr>
        <w:pStyle w:val="CommentText"/>
      </w:pPr>
      <w:r>
        <w:t>2…</w:t>
      </w:r>
    </w:p>
    <w:p w14:paraId="3588C782" w14:textId="77777777" w:rsidR="003839B2" w:rsidRDefault="003839B2">
      <w:pPr>
        <w:pStyle w:val="CommentText"/>
      </w:pPr>
      <w:r>
        <w:t xml:space="preserve">3. Resume Step X in the Normal Flows. </w:t>
      </w:r>
    </w:p>
    <w:p w14:paraId="5B5A8CF5" w14:textId="77777777" w:rsidR="003839B2" w:rsidRDefault="003839B2">
      <w:pPr>
        <w:pStyle w:val="CommentText"/>
      </w:pPr>
    </w:p>
  </w:comment>
  <w:comment w:id="66" w:author="rimi park" w:date="2014-05-19T12:23:00Z" w:initials="rp">
    <w:p w14:paraId="3BDE7ED4" w14:textId="77777777" w:rsidR="003839B2" w:rsidRDefault="003839B2">
      <w:pPr>
        <w:pStyle w:val="CommentText"/>
      </w:pPr>
      <w:r>
        <w:rPr>
          <w:rStyle w:val="CommentReference"/>
        </w:rPr>
        <w:annotationRef/>
      </w:r>
      <w:r>
        <w:t>These should match what you have the “System does…” in the Normal Flows and Alternative Flows.</w:t>
      </w:r>
    </w:p>
  </w:comment>
  <w:comment w:id="71" w:author="rimi park" w:date="2014-05-19T12:30:00Z" w:initials="rp">
    <w:p w14:paraId="61B44D1A" w14:textId="77777777" w:rsidR="00805B10" w:rsidRDefault="00805B10" w:rsidP="00805B10">
      <w:pPr>
        <w:pStyle w:val="CommentText"/>
        <w:numPr>
          <w:ilvl w:val="0"/>
          <w:numId w:val="24"/>
        </w:numPr>
      </w:pPr>
      <w:r>
        <w:rPr>
          <w:rStyle w:val="CommentReference"/>
        </w:rPr>
        <w:annotationRef/>
      </w:r>
      <w:r>
        <w:t>The system displays …</w:t>
      </w:r>
    </w:p>
    <w:p w14:paraId="5CFEC03A" w14:textId="77777777" w:rsidR="00805B10" w:rsidRDefault="00805B10" w:rsidP="00805B10">
      <w:pPr>
        <w:pStyle w:val="CommentText"/>
        <w:numPr>
          <w:ilvl w:val="0"/>
          <w:numId w:val="24"/>
        </w:numPr>
      </w:pPr>
      <w:r>
        <w:t xml:space="preserve">And then what? Go back to the previous or somewhere else? </w:t>
      </w:r>
    </w:p>
  </w:comment>
  <w:comment w:id="72" w:author="rimi park" w:date="2014-05-19T12:24:00Z" w:initials="rp">
    <w:p w14:paraId="34214C7C" w14:textId="77777777" w:rsidR="00805B10" w:rsidRDefault="00805B10">
      <w:pPr>
        <w:pStyle w:val="CommentText"/>
      </w:pPr>
      <w:r>
        <w:rPr>
          <w:rStyle w:val="CommentReference"/>
        </w:rPr>
        <w:annotationRef/>
      </w:r>
      <w:r>
        <w:t>This does not look very official.</w:t>
      </w:r>
    </w:p>
  </w:comment>
  <w:comment w:id="85" w:author="rimi park" w:date="2014-05-19T12:31:00Z" w:initials="rp">
    <w:p w14:paraId="7C7FFB99" w14:textId="77777777" w:rsidR="00805B10" w:rsidRDefault="00805B10">
      <w:pPr>
        <w:pStyle w:val="CommentText"/>
      </w:pPr>
      <w:r>
        <w:rPr>
          <w:rStyle w:val="CommentReference"/>
        </w:rPr>
        <w:annotationRef/>
      </w:r>
      <w:r>
        <w:t xml:space="preserve">Should this be one or two items? </w:t>
      </w:r>
    </w:p>
  </w:comment>
  <w:comment w:id="86" w:author="rimi park" w:date="2014-05-19T12:32:00Z" w:initials="rp">
    <w:p w14:paraId="54E41285" w14:textId="77777777" w:rsidR="00805B10" w:rsidRDefault="00805B10">
      <w:pPr>
        <w:pStyle w:val="CommentText"/>
      </w:pPr>
      <w:r>
        <w:rPr>
          <w:rStyle w:val="CommentReference"/>
        </w:rPr>
        <w:annotationRef/>
      </w:r>
      <w:r>
        <w:t>What results?</w:t>
      </w:r>
    </w:p>
  </w:comment>
  <w:comment w:id="90" w:author="rimi park" w:date="2014-05-19T12:33:00Z" w:initials="rp">
    <w:p w14:paraId="4CA74E8F" w14:textId="77777777" w:rsidR="00805B10" w:rsidRDefault="00805B10">
      <w:pPr>
        <w:pStyle w:val="CommentText"/>
      </w:pPr>
      <w:r>
        <w:rPr>
          <w:rStyle w:val="CommentReference"/>
        </w:rPr>
        <w:annotationRef/>
      </w:r>
      <w:r>
        <w:t>What searching result?  Make it clearer.</w:t>
      </w:r>
    </w:p>
  </w:comment>
  <w:comment w:id="96" w:author="rimi park" w:date="2014-05-19T12:36:00Z" w:initials="rp">
    <w:p w14:paraId="497DA069" w14:textId="77777777" w:rsidR="00EE70F6" w:rsidRDefault="00EE70F6">
      <w:pPr>
        <w:pStyle w:val="CommentText"/>
      </w:pPr>
      <w:r>
        <w:rPr>
          <w:rStyle w:val="CommentReference"/>
        </w:rPr>
        <w:annotationRef/>
      </w:r>
      <w:r>
        <w:t>One item or two?</w:t>
      </w:r>
    </w:p>
  </w:comment>
  <w:comment w:id="106" w:author="rimi park" w:date="2014-05-19T12:40:00Z" w:initials="rp">
    <w:p w14:paraId="737FBB87" w14:textId="77777777" w:rsidR="00EE70F6" w:rsidRDefault="00EE70F6">
      <w:pPr>
        <w:pStyle w:val="CommentText"/>
      </w:pPr>
      <w:r>
        <w:rPr>
          <w:rStyle w:val="CommentReference"/>
        </w:rPr>
        <w:annotationRef/>
      </w:r>
      <w:r>
        <w:t>What if no request has been sent to the driver yet, what would the system show?</w:t>
      </w:r>
    </w:p>
  </w:comment>
  <w:comment w:id="109" w:author="rimi park" w:date="2014-05-19T12:41:00Z" w:initials="rp">
    <w:p w14:paraId="064A0CA7" w14:textId="77777777" w:rsidR="00EE70F6" w:rsidRDefault="00EE70F6">
      <w:pPr>
        <w:pStyle w:val="CommentText"/>
      </w:pPr>
      <w:r>
        <w:rPr>
          <w:rStyle w:val="CommentReference"/>
        </w:rPr>
        <w:annotationRef/>
      </w:r>
      <w:r>
        <w:t xml:space="preserve">What is the difference between “Driver” and “driver”? It seems like both are used here and there and I don’t know the difference. </w:t>
      </w:r>
    </w:p>
  </w:comment>
  <w:comment w:id="111" w:author="rimi park" w:date="2014-05-19T12:43:00Z" w:initials="rp">
    <w:p w14:paraId="61D417A4" w14:textId="77777777" w:rsidR="00EE70F6" w:rsidRDefault="00EE70F6">
      <w:pPr>
        <w:pStyle w:val="CommentText"/>
      </w:pPr>
      <w:r>
        <w:rPr>
          <w:rStyle w:val="CommentReference"/>
        </w:rPr>
        <w:annotationRef/>
      </w:r>
      <w:r>
        <w:t xml:space="preserve">And would the system display something so that the driver know what change has been made to the system? </w:t>
      </w:r>
    </w:p>
  </w:comment>
  <w:comment w:id="112" w:author="rimi park" w:date="2014-05-19T12:44:00Z" w:initials="rp">
    <w:p w14:paraId="209BD887" w14:textId="77777777" w:rsidR="001B41DD" w:rsidRDefault="001B41DD">
      <w:pPr>
        <w:pStyle w:val="CommentText"/>
      </w:pPr>
      <w:r>
        <w:rPr>
          <w:rStyle w:val="CommentReference"/>
        </w:rPr>
        <w:annotationRef/>
      </w:r>
      <w:r>
        <w:t>Can you specify what information is required?</w:t>
      </w:r>
    </w:p>
  </w:comment>
  <w:comment w:id="113" w:author="rimi park" w:date="2014-05-19T12:44:00Z" w:initials="rp">
    <w:p w14:paraId="15CE86BE" w14:textId="77777777" w:rsidR="001B41DD" w:rsidRDefault="001B41DD">
      <w:pPr>
        <w:pStyle w:val="CommentText"/>
      </w:pPr>
      <w:r>
        <w:rPr>
          <w:rStyle w:val="CommentReference"/>
        </w:rPr>
        <w:annotationRef/>
      </w:r>
      <w:r>
        <w:t xml:space="preserve">Make it a complete sentence. The system …. </w:t>
      </w:r>
    </w:p>
  </w:comment>
  <w:comment w:id="123" w:author="rimi park" w:date="2014-05-19T12:46:00Z" w:initials="rp">
    <w:p w14:paraId="2F13D661" w14:textId="77777777" w:rsidR="001B41DD" w:rsidRDefault="001B41DD">
      <w:pPr>
        <w:pStyle w:val="CommentText"/>
      </w:pPr>
      <w:r>
        <w:rPr>
          <w:rStyle w:val="CommentReference"/>
        </w:rPr>
        <w:annotationRef/>
      </w:r>
      <w:r>
        <w:t>Again, make it a complete sentence. The system….</w:t>
      </w:r>
    </w:p>
  </w:comment>
  <w:comment w:id="124" w:author="rimi park" w:date="2014-05-19T12:46:00Z" w:initials="rp">
    <w:p w14:paraId="27141949" w14:textId="77777777" w:rsidR="001B41DD" w:rsidRDefault="001B41DD">
      <w:pPr>
        <w:pStyle w:val="CommentText"/>
      </w:pPr>
      <w:r>
        <w:rPr>
          <w:rStyle w:val="CommentReference"/>
        </w:rPr>
        <w:annotationRef/>
      </w:r>
      <w:r>
        <w:t>This is one item? Or two?</w:t>
      </w:r>
    </w:p>
  </w:comment>
  <w:comment w:id="130" w:author="rimi park" w:date="2014-05-19T12:46:00Z" w:initials="rp">
    <w:p w14:paraId="491ADB63" w14:textId="77777777" w:rsidR="001B41DD" w:rsidRDefault="001B41DD">
      <w:pPr>
        <w:pStyle w:val="CommentText"/>
      </w:pPr>
      <w:r>
        <w:rPr>
          <w:rStyle w:val="CommentReference"/>
        </w:rPr>
        <w:annotationRef/>
      </w:r>
      <w:r>
        <w:t>“System” or “The system”?</w:t>
      </w:r>
    </w:p>
  </w:comment>
  <w:comment w:id="132" w:author="rimi park" w:date="2014-05-19T12:47:00Z" w:initials="rp">
    <w:p w14:paraId="265F44F3" w14:textId="77777777" w:rsidR="001B41DD" w:rsidRDefault="001B41DD">
      <w:pPr>
        <w:pStyle w:val="CommentText"/>
      </w:pPr>
      <w:r>
        <w:rPr>
          <w:rStyle w:val="CommentReference"/>
        </w:rPr>
        <w:annotationRef/>
      </w:r>
      <w:r>
        <w:t xml:space="preserve">One item or two? </w:t>
      </w:r>
    </w:p>
    <w:p w14:paraId="2FE4EBE8" w14:textId="77777777" w:rsidR="001B41DD" w:rsidRDefault="001B41DD">
      <w:pPr>
        <w:pStyle w:val="CommentText"/>
      </w:pPr>
    </w:p>
    <w:p w14:paraId="7C3ADDA6" w14:textId="77777777" w:rsidR="001B41DD" w:rsidRDefault="001B41DD">
      <w:pPr>
        <w:pStyle w:val="CommentText"/>
      </w:pPr>
      <w:r>
        <w:t xml:space="preserve">Can you compare them with the steps in Driver registration and make them consistent?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1B698C" w15:done="0"/>
  <w15:commentEx w15:paraId="6909FCC1" w15:done="0"/>
  <w15:commentEx w15:paraId="2E573465" w15:done="0"/>
  <w15:commentEx w15:paraId="6281C40E" w15:done="0"/>
  <w15:commentEx w15:paraId="44F1D135" w15:done="0"/>
  <w15:commentEx w15:paraId="0BF3A584" w15:done="0"/>
  <w15:commentEx w15:paraId="1D216277" w15:done="0"/>
  <w15:commentEx w15:paraId="24CB3AD6" w15:done="0"/>
  <w15:commentEx w15:paraId="5B5A8CF5" w15:done="0"/>
  <w15:commentEx w15:paraId="3BDE7ED4" w15:done="0"/>
  <w15:commentEx w15:paraId="5CFEC03A" w15:done="0"/>
  <w15:commentEx w15:paraId="34214C7C" w15:done="0"/>
  <w15:commentEx w15:paraId="7C7FFB99" w15:done="0"/>
  <w15:commentEx w15:paraId="54E41285" w15:done="0"/>
  <w15:commentEx w15:paraId="4CA74E8F" w15:done="0"/>
  <w15:commentEx w15:paraId="497DA069" w15:done="0"/>
  <w15:commentEx w15:paraId="737FBB87" w15:done="0"/>
  <w15:commentEx w15:paraId="064A0CA7" w15:done="0"/>
  <w15:commentEx w15:paraId="61D417A4" w15:done="0"/>
  <w15:commentEx w15:paraId="209BD887" w15:done="0"/>
  <w15:commentEx w15:paraId="15CE86BE" w15:done="0"/>
  <w15:commentEx w15:paraId="2F13D661" w15:done="0"/>
  <w15:commentEx w15:paraId="27141949" w15:done="0"/>
  <w15:commentEx w15:paraId="491ADB63" w15:done="0"/>
  <w15:commentEx w15:paraId="7C3ADDA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2AF" w:usb1="29D77CFB" w:usb2="00000012" w:usb3="00000000" w:csb0="0008008D"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70CBA"/>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C47AF"/>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87183"/>
    <w:multiLevelType w:val="multilevel"/>
    <w:tmpl w:val="E014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40E8A"/>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D6206D"/>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E56317"/>
    <w:multiLevelType w:val="hybridMultilevel"/>
    <w:tmpl w:val="1EC25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137675"/>
    <w:multiLevelType w:val="multilevel"/>
    <w:tmpl w:val="4C9083F6"/>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3543053F"/>
    <w:multiLevelType w:val="hybridMultilevel"/>
    <w:tmpl w:val="E24E462C"/>
    <w:lvl w:ilvl="0" w:tplc="78F60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6A35067"/>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610EAE"/>
    <w:multiLevelType w:val="hybridMultilevel"/>
    <w:tmpl w:val="B136F7A8"/>
    <w:lvl w:ilvl="0" w:tplc="04090001">
      <w:start w:val="1"/>
      <w:numFmt w:val="bullet"/>
      <w:lvlText w:val=""/>
      <w:lvlJc w:val="left"/>
      <w:pPr>
        <w:ind w:left="720" w:hanging="360"/>
      </w:pPr>
      <w:rPr>
        <w:rFonts w:ascii="Symbol" w:hAnsi="Symbol"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0">
    <w:nsid w:val="411A39D2"/>
    <w:multiLevelType w:val="hybridMultilevel"/>
    <w:tmpl w:val="BEFEC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E701EC"/>
    <w:multiLevelType w:val="hybridMultilevel"/>
    <w:tmpl w:val="D712758E"/>
    <w:lvl w:ilvl="0" w:tplc="04090001">
      <w:start w:val="1"/>
      <w:numFmt w:val="bullet"/>
      <w:lvlText w:val=""/>
      <w:lvlJc w:val="left"/>
      <w:pPr>
        <w:ind w:left="720" w:hanging="360"/>
      </w:pPr>
      <w:rPr>
        <w:rFonts w:ascii="Symbol" w:hAnsi="Symbol"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2">
    <w:nsid w:val="43670E66"/>
    <w:multiLevelType w:val="hybridMultilevel"/>
    <w:tmpl w:val="E3828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662046"/>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3F3596"/>
    <w:multiLevelType w:val="hybridMultilevel"/>
    <w:tmpl w:val="1EC25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763506"/>
    <w:multiLevelType w:val="hybridMultilevel"/>
    <w:tmpl w:val="BD782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1001F2"/>
    <w:multiLevelType w:val="hybridMultilevel"/>
    <w:tmpl w:val="8DF67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6A1920"/>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A76772"/>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F567C9"/>
    <w:multiLevelType w:val="hybridMultilevel"/>
    <w:tmpl w:val="FA4CDC9C"/>
    <w:lvl w:ilvl="0" w:tplc="FC5C14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744F9D"/>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B27D78"/>
    <w:multiLevelType w:val="hybridMultilevel"/>
    <w:tmpl w:val="4B50D04E"/>
    <w:lvl w:ilvl="0" w:tplc="82706D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4A696E"/>
    <w:multiLevelType w:val="hybridMultilevel"/>
    <w:tmpl w:val="6992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4D57C8"/>
    <w:multiLevelType w:val="hybridMultilevel"/>
    <w:tmpl w:val="141E0BE2"/>
    <w:lvl w:ilvl="0" w:tplc="CC4AE3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8"/>
  </w:num>
  <w:num w:numId="4">
    <w:abstractNumId w:val="22"/>
  </w:num>
  <w:num w:numId="5">
    <w:abstractNumId w:val="0"/>
  </w:num>
  <w:num w:numId="6">
    <w:abstractNumId w:val="17"/>
  </w:num>
  <w:num w:numId="7">
    <w:abstractNumId w:val="4"/>
  </w:num>
  <w:num w:numId="8">
    <w:abstractNumId w:val="13"/>
  </w:num>
  <w:num w:numId="9">
    <w:abstractNumId w:val="1"/>
  </w:num>
  <w:num w:numId="10">
    <w:abstractNumId w:val="18"/>
  </w:num>
  <w:num w:numId="11">
    <w:abstractNumId w:val="20"/>
  </w:num>
  <w:num w:numId="12">
    <w:abstractNumId w:val="11"/>
  </w:num>
  <w:num w:numId="13">
    <w:abstractNumId w:val="2"/>
  </w:num>
  <w:num w:numId="14">
    <w:abstractNumId w:val="9"/>
  </w:num>
  <w:num w:numId="15">
    <w:abstractNumId w:val="19"/>
  </w:num>
  <w:num w:numId="16">
    <w:abstractNumId w:val="23"/>
  </w:num>
  <w:num w:numId="17">
    <w:abstractNumId w:val="16"/>
  </w:num>
  <w:num w:numId="18">
    <w:abstractNumId w:val="14"/>
  </w:num>
  <w:num w:numId="19">
    <w:abstractNumId w:val="5"/>
  </w:num>
  <w:num w:numId="20">
    <w:abstractNumId w:val="7"/>
  </w:num>
  <w:num w:numId="21">
    <w:abstractNumId w:val="10"/>
  </w:num>
  <w:num w:numId="22">
    <w:abstractNumId w:val="3"/>
  </w:num>
  <w:num w:numId="23">
    <w:abstractNumId w:val="12"/>
  </w:num>
  <w:num w:numId="24">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trackRevisions/>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0F6"/>
    <w:rsid w:val="0000052E"/>
    <w:rsid w:val="00055548"/>
    <w:rsid w:val="0006368A"/>
    <w:rsid w:val="00066A55"/>
    <w:rsid w:val="00080F11"/>
    <w:rsid w:val="000B0611"/>
    <w:rsid w:val="000B4221"/>
    <w:rsid w:val="000D0ABB"/>
    <w:rsid w:val="00173160"/>
    <w:rsid w:val="0017559A"/>
    <w:rsid w:val="001855C7"/>
    <w:rsid w:val="001A205E"/>
    <w:rsid w:val="001B41DD"/>
    <w:rsid w:val="001C3DD1"/>
    <w:rsid w:val="001F1269"/>
    <w:rsid w:val="002055E3"/>
    <w:rsid w:val="00213C9C"/>
    <w:rsid w:val="002300B4"/>
    <w:rsid w:val="0023089D"/>
    <w:rsid w:val="00287537"/>
    <w:rsid w:val="002C4FCA"/>
    <w:rsid w:val="002C5855"/>
    <w:rsid w:val="002F3B31"/>
    <w:rsid w:val="00301165"/>
    <w:rsid w:val="003205C7"/>
    <w:rsid w:val="00344816"/>
    <w:rsid w:val="003612C1"/>
    <w:rsid w:val="003839B2"/>
    <w:rsid w:val="00386D11"/>
    <w:rsid w:val="003A5349"/>
    <w:rsid w:val="003A6E58"/>
    <w:rsid w:val="003B5930"/>
    <w:rsid w:val="003D2D0A"/>
    <w:rsid w:val="003F1BF5"/>
    <w:rsid w:val="00415141"/>
    <w:rsid w:val="0042158F"/>
    <w:rsid w:val="00424F93"/>
    <w:rsid w:val="00433F3E"/>
    <w:rsid w:val="004625E6"/>
    <w:rsid w:val="00496E2C"/>
    <w:rsid w:val="004B6EF8"/>
    <w:rsid w:val="004E67CA"/>
    <w:rsid w:val="004F772F"/>
    <w:rsid w:val="005453FD"/>
    <w:rsid w:val="005751F1"/>
    <w:rsid w:val="005817BA"/>
    <w:rsid w:val="00584442"/>
    <w:rsid w:val="005D0362"/>
    <w:rsid w:val="005E7F2F"/>
    <w:rsid w:val="005F0854"/>
    <w:rsid w:val="005F2011"/>
    <w:rsid w:val="005F2712"/>
    <w:rsid w:val="005F5B96"/>
    <w:rsid w:val="006125D2"/>
    <w:rsid w:val="00653F78"/>
    <w:rsid w:val="00671B56"/>
    <w:rsid w:val="00672F66"/>
    <w:rsid w:val="0068735F"/>
    <w:rsid w:val="006A59AB"/>
    <w:rsid w:val="006A78BF"/>
    <w:rsid w:val="006C2ED1"/>
    <w:rsid w:val="007550F6"/>
    <w:rsid w:val="007A3FB2"/>
    <w:rsid w:val="007A77DC"/>
    <w:rsid w:val="007D77B9"/>
    <w:rsid w:val="007D7A40"/>
    <w:rsid w:val="008027BE"/>
    <w:rsid w:val="00804C00"/>
    <w:rsid w:val="00805B10"/>
    <w:rsid w:val="0084605C"/>
    <w:rsid w:val="00870923"/>
    <w:rsid w:val="00882907"/>
    <w:rsid w:val="008868D3"/>
    <w:rsid w:val="008E1132"/>
    <w:rsid w:val="008F2D2D"/>
    <w:rsid w:val="009011C9"/>
    <w:rsid w:val="00903CA5"/>
    <w:rsid w:val="009437EF"/>
    <w:rsid w:val="00971CAB"/>
    <w:rsid w:val="00972826"/>
    <w:rsid w:val="00A04021"/>
    <w:rsid w:val="00A25E9A"/>
    <w:rsid w:val="00A268CF"/>
    <w:rsid w:val="00A322D4"/>
    <w:rsid w:val="00A801E4"/>
    <w:rsid w:val="00AE0056"/>
    <w:rsid w:val="00AE02CB"/>
    <w:rsid w:val="00AF53B9"/>
    <w:rsid w:val="00B16A3D"/>
    <w:rsid w:val="00B16BCF"/>
    <w:rsid w:val="00B16BF5"/>
    <w:rsid w:val="00B25F1C"/>
    <w:rsid w:val="00B430CB"/>
    <w:rsid w:val="00B6396B"/>
    <w:rsid w:val="00B762C3"/>
    <w:rsid w:val="00B828B3"/>
    <w:rsid w:val="00BA1697"/>
    <w:rsid w:val="00BD66A7"/>
    <w:rsid w:val="00BE010F"/>
    <w:rsid w:val="00BE0A78"/>
    <w:rsid w:val="00BE7622"/>
    <w:rsid w:val="00C12AEA"/>
    <w:rsid w:val="00C13B66"/>
    <w:rsid w:val="00C15EA2"/>
    <w:rsid w:val="00C25379"/>
    <w:rsid w:val="00C4222F"/>
    <w:rsid w:val="00C56890"/>
    <w:rsid w:val="00C90AE9"/>
    <w:rsid w:val="00C95E1D"/>
    <w:rsid w:val="00CC636B"/>
    <w:rsid w:val="00CC7CA2"/>
    <w:rsid w:val="00CD4537"/>
    <w:rsid w:val="00D20061"/>
    <w:rsid w:val="00D4285D"/>
    <w:rsid w:val="00D640D7"/>
    <w:rsid w:val="00D65CE3"/>
    <w:rsid w:val="00D70153"/>
    <w:rsid w:val="00D7467A"/>
    <w:rsid w:val="00D9092E"/>
    <w:rsid w:val="00DA4488"/>
    <w:rsid w:val="00DA5CCF"/>
    <w:rsid w:val="00DC4A42"/>
    <w:rsid w:val="00E04402"/>
    <w:rsid w:val="00E558F0"/>
    <w:rsid w:val="00E80BA0"/>
    <w:rsid w:val="00E81A59"/>
    <w:rsid w:val="00E95560"/>
    <w:rsid w:val="00E96F6E"/>
    <w:rsid w:val="00EB0315"/>
    <w:rsid w:val="00EE70F6"/>
    <w:rsid w:val="00EF5841"/>
    <w:rsid w:val="00EF64C1"/>
    <w:rsid w:val="00F13773"/>
    <w:rsid w:val="00F14B43"/>
    <w:rsid w:val="00F35130"/>
    <w:rsid w:val="00F40022"/>
    <w:rsid w:val="00F8340C"/>
    <w:rsid w:val="00F879DD"/>
    <w:rsid w:val="00FC4D92"/>
    <w:rsid w:val="00FE797C"/>
    <w:rsid w:val="00FF1581"/>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3183D"/>
  <w15:docId w15:val="{92060814-F01D-4D90-90E0-BE093AE25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C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550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7550F6"/>
    <w:pPr>
      <w:ind w:left="720"/>
      <w:contextualSpacing/>
    </w:pPr>
  </w:style>
  <w:style w:type="paragraph" w:styleId="BalloonText">
    <w:name w:val="Balloon Text"/>
    <w:basedOn w:val="Normal"/>
    <w:link w:val="BalloonTextChar"/>
    <w:uiPriority w:val="99"/>
    <w:semiHidden/>
    <w:unhideWhenUsed/>
    <w:rsid w:val="00972826"/>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72826"/>
    <w:rPr>
      <w:rFonts w:ascii="Tahoma" w:hAnsi="Tahoma" w:cs="Angsana New"/>
      <w:sz w:val="16"/>
      <w:szCs w:val="20"/>
    </w:rPr>
  </w:style>
  <w:style w:type="table" w:styleId="MediumShading2-Accent5">
    <w:name w:val="Medium Shading 2 Accent 5"/>
    <w:basedOn w:val="TableNormal"/>
    <w:uiPriority w:val="64"/>
    <w:rsid w:val="00B762C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B762C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762C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762C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แรเงาปานกลาง 2 - เน้น 11"/>
    <w:basedOn w:val="TableNormal"/>
    <w:uiPriority w:val="64"/>
    <w:rsid w:val="00B762C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odyText">
    <w:name w:val="Body Text"/>
    <w:basedOn w:val="Normal"/>
    <w:link w:val="BodyTextChar"/>
    <w:rsid w:val="00080F11"/>
    <w:pPr>
      <w:keepLines/>
      <w:widowControl w:val="0"/>
      <w:spacing w:after="120" w:line="240" w:lineRule="atLeast"/>
      <w:ind w:left="720"/>
    </w:pPr>
    <w:rPr>
      <w:rFonts w:ascii="Times New Roman" w:eastAsia="Times New Roman" w:hAnsi="Times New Roman" w:cs="Times New Roman"/>
      <w:sz w:val="20"/>
      <w:szCs w:val="20"/>
      <w:lang w:bidi="ar-SA"/>
    </w:rPr>
  </w:style>
  <w:style w:type="character" w:customStyle="1" w:styleId="BodyTextChar">
    <w:name w:val="Body Text Char"/>
    <w:basedOn w:val="DefaultParagraphFont"/>
    <w:link w:val="BodyText"/>
    <w:rsid w:val="00080F11"/>
    <w:rPr>
      <w:rFonts w:ascii="Times New Roman" w:eastAsia="Times New Roman" w:hAnsi="Times New Roman" w:cs="Times New Roman"/>
      <w:sz w:val="20"/>
      <w:szCs w:val="20"/>
      <w:lang w:bidi="ar-SA"/>
    </w:rPr>
  </w:style>
  <w:style w:type="character" w:customStyle="1" w:styleId="ListParagraphChar">
    <w:name w:val="List Paragraph Char"/>
    <w:basedOn w:val="DefaultParagraphFont"/>
    <w:link w:val="ListParagraph"/>
    <w:uiPriority w:val="34"/>
    <w:rsid w:val="00080F11"/>
  </w:style>
  <w:style w:type="paragraph" w:styleId="NormalWeb">
    <w:name w:val="Normal (Web)"/>
    <w:basedOn w:val="Normal"/>
    <w:uiPriority w:val="99"/>
    <w:rsid w:val="00080F11"/>
    <w:pPr>
      <w:spacing w:beforeLines="1" w:afterLines="1" w:line="240" w:lineRule="auto"/>
    </w:pPr>
    <w:rPr>
      <w:rFonts w:ascii="Times" w:eastAsiaTheme="minorEastAsia" w:hAnsi="Times" w:cs="Times New Roman"/>
      <w:sz w:val="20"/>
      <w:szCs w:val="20"/>
      <w:lang w:val="en-AU" w:eastAsia="ja-JP" w:bidi="ar-SA"/>
    </w:rPr>
  </w:style>
  <w:style w:type="character" w:styleId="CommentReference">
    <w:name w:val="annotation reference"/>
    <w:basedOn w:val="DefaultParagraphFont"/>
    <w:uiPriority w:val="99"/>
    <w:semiHidden/>
    <w:unhideWhenUsed/>
    <w:rsid w:val="00C25379"/>
    <w:rPr>
      <w:sz w:val="16"/>
      <w:szCs w:val="16"/>
    </w:rPr>
  </w:style>
  <w:style w:type="paragraph" w:styleId="CommentText">
    <w:name w:val="annotation text"/>
    <w:basedOn w:val="Normal"/>
    <w:link w:val="CommentTextChar"/>
    <w:uiPriority w:val="99"/>
    <w:semiHidden/>
    <w:unhideWhenUsed/>
    <w:rsid w:val="00C25379"/>
    <w:pPr>
      <w:spacing w:line="240" w:lineRule="auto"/>
    </w:pPr>
    <w:rPr>
      <w:sz w:val="20"/>
      <w:szCs w:val="25"/>
    </w:rPr>
  </w:style>
  <w:style w:type="character" w:customStyle="1" w:styleId="CommentTextChar">
    <w:name w:val="Comment Text Char"/>
    <w:basedOn w:val="DefaultParagraphFont"/>
    <w:link w:val="CommentText"/>
    <w:uiPriority w:val="99"/>
    <w:semiHidden/>
    <w:rsid w:val="00C25379"/>
    <w:rPr>
      <w:sz w:val="20"/>
      <w:szCs w:val="25"/>
    </w:rPr>
  </w:style>
  <w:style w:type="paragraph" w:styleId="CommentSubject">
    <w:name w:val="annotation subject"/>
    <w:basedOn w:val="CommentText"/>
    <w:next w:val="CommentText"/>
    <w:link w:val="CommentSubjectChar"/>
    <w:uiPriority w:val="99"/>
    <w:semiHidden/>
    <w:unhideWhenUsed/>
    <w:rsid w:val="00C25379"/>
    <w:rPr>
      <w:b/>
      <w:bCs/>
    </w:rPr>
  </w:style>
  <w:style w:type="character" w:customStyle="1" w:styleId="CommentSubjectChar">
    <w:name w:val="Comment Subject Char"/>
    <w:basedOn w:val="CommentTextChar"/>
    <w:link w:val="CommentSubject"/>
    <w:uiPriority w:val="99"/>
    <w:semiHidden/>
    <w:rsid w:val="00C25379"/>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140E6-2D62-45DD-901F-9480A8F4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5589</Words>
  <Characters>31858</Characters>
  <Application>Microsoft Office Word</Application>
  <DocSecurity>0</DocSecurity>
  <Lines>265</Lines>
  <Paragraphs>74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37373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rimi park</cp:lastModifiedBy>
  <cp:revision>2</cp:revision>
  <dcterms:created xsi:type="dcterms:W3CDTF">2014-05-19T05:48:00Z</dcterms:created>
  <dcterms:modified xsi:type="dcterms:W3CDTF">2014-05-19T05:48:00Z</dcterms:modified>
</cp:coreProperties>
</file>